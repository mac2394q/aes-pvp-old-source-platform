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D66B69" w14:textId="77777777" w:rsidR="005D6177" w:rsidRPr="001A4CE2" w:rsidRDefault="005D6177" w:rsidP="005D6177">
      <w:pPr>
        <w:pStyle w:val="Textoindependiente2"/>
        <w:numPr>
          <w:ilvl w:val="0"/>
          <w:numId w:val="28"/>
        </w:numPr>
        <w:tabs>
          <w:tab w:val="clear" w:pos="720"/>
          <w:tab w:val="num" w:pos="360"/>
        </w:tabs>
        <w:ind w:left="360"/>
        <w:jc w:val="both"/>
        <w:rPr>
          <w:rFonts w:ascii="Arial" w:hAnsi="Arial" w:cs="Arial"/>
          <w:sz w:val="24"/>
          <w:szCs w:val="24"/>
        </w:rPr>
      </w:pPr>
      <w:bookmarkStart w:id="0" w:name="_GoBack"/>
      <w:bookmarkEnd w:id="0"/>
      <w:r w:rsidRPr="001A4CE2">
        <w:rPr>
          <w:rFonts w:ascii="Arial" w:hAnsi="Arial" w:cs="Arial"/>
          <w:sz w:val="24"/>
          <w:szCs w:val="24"/>
        </w:rPr>
        <w:t>OBJETIVO</w:t>
      </w:r>
    </w:p>
    <w:p w14:paraId="0ED66B6A" w14:textId="77777777" w:rsidR="005D6177" w:rsidRPr="001A4CE2" w:rsidRDefault="005D6177" w:rsidP="005D6177">
      <w:pPr>
        <w:pStyle w:val="Textoindependiente2"/>
        <w:tabs>
          <w:tab w:val="num" w:pos="360"/>
        </w:tabs>
        <w:ind w:left="360"/>
        <w:jc w:val="both"/>
        <w:rPr>
          <w:rFonts w:ascii="Arial" w:hAnsi="Arial" w:cs="Arial"/>
          <w:b w:val="0"/>
          <w:sz w:val="24"/>
          <w:szCs w:val="24"/>
        </w:rPr>
      </w:pPr>
    </w:p>
    <w:p w14:paraId="0ED66B6B" w14:textId="77777777" w:rsidR="005D6177" w:rsidRPr="002B0240" w:rsidRDefault="003E74F4" w:rsidP="002309F2">
      <w:pPr>
        <w:jc w:val="both"/>
        <w:rPr>
          <w:rFonts w:ascii="Arial" w:hAnsi="Arial" w:cs="Arial"/>
          <w:sz w:val="24"/>
          <w:szCs w:val="24"/>
        </w:rPr>
      </w:pPr>
      <w:r>
        <w:rPr>
          <w:rFonts w:ascii="Arial" w:hAnsi="Arial" w:cs="Arial"/>
          <w:sz w:val="24"/>
          <w:szCs w:val="24"/>
        </w:rPr>
        <w:t xml:space="preserve">Establecer los lineamientos </w:t>
      </w:r>
      <w:r w:rsidR="005D6177" w:rsidRPr="002B0240">
        <w:rPr>
          <w:rFonts w:ascii="Arial" w:hAnsi="Arial" w:cs="Arial"/>
          <w:sz w:val="24"/>
          <w:szCs w:val="24"/>
        </w:rPr>
        <w:t>de seguridad aplicable</w:t>
      </w:r>
      <w:r>
        <w:rPr>
          <w:rFonts w:ascii="Arial" w:hAnsi="Arial" w:cs="Arial"/>
          <w:sz w:val="24"/>
          <w:szCs w:val="24"/>
        </w:rPr>
        <w:t>s</w:t>
      </w:r>
      <w:r w:rsidR="005D6177" w:rsidRPr="002B0240">
        <w:rPr>
          <w:rFonts w:ascii="Arial" w:hAnsi="Arial" w:cs="Arial"/>
          <w:sz w:val="24"/>
          <w:szCs w:val="24"/>
        </w:rPr>
        <w:t xml:space="preserve"> a las instalaciones </w:t>
      </w:r>
      <w:r>
        <w:rPr>
          <w:rFonts w:ascii="Arial" w:hAnsi="Arial" w:cs="Arial"/>
          <w:sz w:val="24"/>
          <w:szCs w:val="24"/>
        </w:rPr>
        <w:t xml:space="preserve">administrativas </w:t>
      </w:r>
      <w:r w:rsidR="005D6177" w:rsidRPr="002B0240">
        <w:rPr>
          <w:rFonts w:ascii="Arial" w:hAnsi="Arial" w:cs="Arial"/>
          <w:sz w:val="24"/>
          <w:szCs w:val="24"/>
        </w:rPr>
        <w:t xml:space="preserve">del </w:t>
      </w:r>
      <w:r>
        <w:rPr>
          <w:rFonts w:ascii="Arial" w:hAnsi="Arial" w:cs="Arial"/>
          <w:sz w:val="24"/>
          <w:szCs w:val="24"/>
        </w:rPr>
        <w:t>G</w:t>
      </w:r>
      <w:r w:rsidR="005D6177" w:rsidRPr="002B0240">
        <w:rPr>
          <w:rFonts w:ascii="Arial" w:hAnsi="Arial" w:cs="Arial"/>
          <w:sz w:val="24"/>
          <w:szCs w:val="24"/>
        </w:rPr>
        <w:t>rupo Honor &amp; Laurel con el fin de</w:t>
      </w:r>
      <w:r w:rsidR="002B0240" w:rsidRPr="002B0240">
        <w:rPr>
          <w:rFonts w:ascii="Arial" w:hAnsi="Arial" w:cs="Arial"/>
          <w:sz w:val="24"/>
          <w:szCs w:val="24"/>
        </w:rPr>
        <w:t xml:space="preserve"> minimizar los riesgos a los que pueda estar expuest</w:t>
      </w:r>
      <w:r w:rsidR="000D185D">
        <w:rPr>
          <w:rFonts w:ascii="Arial" w:hAnsi="Arial" w:cs="Arial"/>
          <w:sz w:val="24"/>
          <w:szCs w:val="24"/>
        </w:rPr>
        <w:t>o</w:t>
      </w:r>
      <w:r w:rsidR="002B0240" w:rsidRPr="002B0240">
        <w:rPr>
          <w:rFonts w:ascii="Arial" w:hAnsi="Arial" w:cs="Arial"/>
          <w:sz w:val="24"/>
          <w:szCs w:val="24"/>
        </w:rPr>
        <w:t xml:space="preserve"> y</w:t>
      </w:r>
      <w:r w:rsidR="005D6177" w:rsidRPr="002B0240">
        <w:rPr>
          <w:rFonts w:ascii="Arial" w:hAnsi="Arial" w:cs="Arial"/>
          <w:sz w:val="24"/>
          <w:szCs w:val="24"/>
        </w:rPr>
        <w:t xml:space="preserve"> garantizar </w:t>
      </w:r>
      <w:r w:rsidR="002B0240" w:rsidRPr="002B0240">
        <w:rPr>
          <w:rFonts w:ascii="Arial" w:hAnsi="Arial" w:cs="Arial"/>
          <w:sz w:val="24"/>
          <w:szCs w:val="24"/>
        </w:rPr>
        <w:t>la p</w:t>
      </w:r>
      <w:r w:rsidR="00E2564D" w:rsidRPr="002B0240">
        <w:rPr>
          <w:rFonts w:ascii="Arial" w:hAnsi="Arial" w:cs="Arial"/>
          <w:sz w:val="24"/>
          <w:szCs w:val="24"/>
        </w:rPr>
        <w:t>rotección</w:t>
      </w:r>
      <w:r w:rsidR="002B0240" w:rsidRPr="002B0240">
        <w:rPr>
          <w:rFonts w:ascii="Arial" w:hAnsi="Arial" w:cs="Arial"/>
          <w:sz w:val="24"/>
          <w:szCs w:val="24"/>
        </w:rPr>
        <w:t xml:space="preserve"> del personal</w:t>
      </w:r>
      <w:r w:rsidR="005D5B6F" w:rsidRPr="002B0240">
        <w:rPr>
          <w:rFonts w:ascii="Arial" w:hAnsi="Arial" w:cs="Arial"/>
          <w:sz w:val="24"/>
          <w:szCs w:val="24"/>
        </w:rPr>
        <w:t>.</w:t>
      </w:r>
    </w:p>
    <w:p w14:paraId="0ED66B6C" w14:textId="77777777" w:rsidR="005D6177" w:rsidRPr="001A4CE2" w:rsidRDefault="005D6177" w:rsidP="005D6177">
      <w:pPr>
        <w:pStyle w:val="Textoindependiente2"/>
        <w:tabs>
          <w:tab w:val="num" w:pos="360"/>
        </w:tabs>
        <w:ind w:left="360"/>
        <w:jc w:val="both"/>
        <w:rPr>
          <w:rFonts w:ascii="Arial" w:hAnsi="Arial" w:cs="Arial"/>
          <w:b w:val="0"/>
          <w:sz w:val="24"/>
          <w:szCs w:val="24"/>
        </w:rPr>
      </w:pPr>
    </w:p>
    <w:p w14:paraId="0ED66B6D" w14:textId="77777777" w:rsidR="005D6177" w:rsidRPr="001A4CE2" w:rsidRDefault="005D6177" w:rsidP="005D6177">
      <w:pPr>
        <w:pStyle w:val="Textoindependiente2"/>
        <w:numPr>
          <w:ilvl w:val="0"/>
          <w:numId w:val="28"/>
        </w:numPr>
        <w:tabs>
          <w:tab w:val="clear" w:pos="720"/>
          <w:tab w:val="num" w:pos="360"/>
        </w:tabs>
        <w:ind w:left="360"/>
        <w:jc w:val="both"/>
        <w:rPr>
          <w:rFonts w:ascii="Arial" w:hAnsi="Arial" w:cs="Arial"/>
          <w:sz w:val="24"/>
          <w:szCs w:val="24"/>
        </w:rPr>
      </w:pPr>
      <w:r w:rsidRPr="001A4CE2">
        <w:rPr>
          <w:rFonts w:ascii="Arial" w:hAnsi="Arial" w:cs="Arial"/>
          <w:sz w:val="24"/>
          <w:szCs w:val="24"/>
        </w:rPr>
        <w:t>ALCANCE</w:t>
      </w:r>
    </w:p>
    <w:p w14:paraId="0ED66B6E" w14:textId="77777777" w:rsidR="005D6177" w:rsidRPr="001A4CE2" w:rsidRDefault="005D6177" w:rsidP="005D6177">
      <w:pPr>
        <w:pStyle w:val="Textoindependiente2"/>
        <w:tabs>
          <w:tab w:val="num" w:pos="0"/>
        </w:tabs>
        <w:jc w:val="both"/>
        <w:rPr>
          <w:rFonts w:ascii="Arial" w:hAnsi="Arial" w:cs="Arial"/>
          <w:b w:val="0"/>
          <w:sz w:val="24"/>
          <w:szCs w:val="24"/>
        </w:rPr>
      </w:pPr>
    </w:p>
    <w:p w14:paraId="0ED66B6F" w14:textId="5001B265" w:rsidR="00E2564D" w:rsidRPr="0089435F" w:rsidRDefault="0089435F" w:rsidP="00E2564D">
      <w:pPr>
        <w:jc w:val="both"/>
        <w:rPr>
          <w:rFonts w:ascii="Arial" w:hAnsi="Arial" w:cs="Arial"/>
          <w:bCs/>
          <w:sz w:val="24"/>
          <w:szCs w:val="24"/>
        </w:rPr>
      </w:pPr>
      <w:r>
        <w:rPr>
          <w:rFonts w:ascii="Arial" w:hAnsi="Arial" w:cs="Arial"/>
          <w:sz w:val="24"/>
          <w:szCs w:val="24"/>
          <w:lang w:val="es-MX"/>
        </w:rPr>
        <w:t xml:space="preserve">Lo contenido en este procedimiento </w:t>
      </w:r>
      <w:r w:rsidR="005D6177" w:rsidRPr="001A4CE2">
        <w:rPr>
          <w:rFonts w:ascii="Arial" w:hAnsi="Arial" w:cs="Arial"/>
          <w:sz w:val="24"/>
          <w:szCs w:val="24"/>
          <w:lang w:val="es-MX"/>
        </w:rPr>
        <w:t xml:space="preserve">aplica para </w:t>
      </w:r>
      <w:r w:rsidR="003E74F4">
        <w:rPr>
          <w:rFonts w:ascii="Arial" w:hAnsi="Arial" w:cs="Arial"/>
          <w:sz w:val="24"/>
          <w:szCs w:val="24"/>
          <w:lang w:val="es-MX"/>
        </w:rPr>
        <w:t>t</w:t>
      </w:r>
      <w:r>
        <w:rPr>
          <w:rFonts w:ascii="Arial" w:hAnsi="Arial" w:cs="Arial"/>
          <w:sz w:val="24"/>
          <w:szCs w:val="24"/>
          <w:lang w:val="es-MX"/>
        </w:rPr>
        <w:t>odos los funcionarios que labora</w:t>
      </w:r>
      <w:r w:rsidR="003E74F4">
        <w:rPr>
          <w:rFonts w:ascii="Arial" w:hAnsi="Arial" w:cs="Arial"/>
          <w:sz w:val="24"/>
          <w:szCs w:val="24"/>
          <w:lang w:val="es-MX"/>
        </w:rPr>
        <w:t xml:space="preserve">n </w:t>
      </w:r>
      <w:r>
        <w:rPr>
          <w:rFonts w:ascii="Arial" w:hAnsi="Arial" w:cs="Arial"/>
          <w:sz w:val="24"/>
          <w:szCs w:val="24"/>
          <w:lang w:val="es-MX"/>
        </w:rPr>
        <w:t>en</w:t>
      </w:r>
      <w:r w:rsidR="003E74F4">
        <w:rPr>
          <w:rFonts w:ascii="Arial" w:hAnsi="Arial" w:cs="Arial"/>
          <w:sz w:val="24"/>
          <w:szCs w:val="24"/>
          <w:lang w:val="es-MX"/>
        </w:rPr>
        <w:t xml:space="preserve"> la</w:t>
      </w:r>
      <w:r>
        <w:rPr>
          <w:rFonts w:ascii="Arial" w:hAnsi="Arial" w:cs="Arial"/>
          <w:sz w:val="24"/>
          <w:szCs w:val="24"/>
          <w:lang w:val="es-MX"/>
        </w:rPr>
        <w:t>s</w:t>
      </w:r>
      <w:r w:rsidR="003E74F4">
        <w:rPr>
          <w:rFonts w:ascii="Arial" w:hAnsi="Arial" w:cs="Arial"/>
          <w:sz w:val="24"/>
          <w:szCs w:val="24"/>
          <w:lang w:val="es-MX"/>
        </w:rPr>
        <w:t xml:space="preserve"> sede</w:t>
      </w:r>
      <w:r>
        <w:rPr>
          <w:rFonts w:ascii="Arial" w:hAnsi="Arial" w:cs="Arial"/>
          <w:sz w:val="24"/>
          <w:szCs w:val="24"/>
          <w:lang w:val="es-MX"/>
        </w:rPr>
        <w:t>s</w:t>
      </w:r>
      <w:r w:rsidR="003E74F4">
        <w:rPr>
          <w:rFonts w:ascii="Arial" w:hAnsi="Arial" w:cs="Arial"/>
          <w:sz w:val="24"/>
          <w:szCs w:val="24"/>
          <w:lang w:val="es-MX"/>
        </w:rPr>
        <w:t xml:space="preserve"> </w:t>
      </w:r>
      <w:r w:rsidR="002F0C9B">
        <w:rPr>
          <w:rFonts w:ascii="Arial" w:hAnsi="Arial" w:cs="Arial"/>
          <w:sz w:val="24"/>
          <w:szCs w:val="24"/>
          <w:lang w:val="es-MX"/>
        </w:rPr>
        <w:t>administrativas del</w:t>
      </w:r>
      <w:r w:rsidR="003E74F4">
        <w:rPr>
          <w:rFonts w:ascii="Arial" w:hAnsi="Arial" w:cs="Arial"/>
          <w:sz w:val="24"/>
          <w:szCs w:val="24"/>
          <w:lang w:val="es-MX"/>
        </w:rPr>
        <w:t xml:space="preserve"> Grupo</w:t>
      </w:r>
      <w:r w:rsidR="000C3E76">
        <w:rPr>
          <w:rFonts w:ascii="Arial" w:hAnsi="Arial" w:cs="Arial"/>
          <w:sz w:val="24"/>
          <w:szCs w:val="24"/>
          <w:lang w:val="es-MX"/>
        </w:rPr>
        <w:t xml:space="preserve"> </w:t>
      </w:r>
      <w:r w:rsidR="008239B0" w:rsidRPr="0089435F">
        <w:rPr>
          <w:rFonts w:ascii="Arial" w:hAnsi="Arial" w:cs="Arial"/>
          <w:sz w:val="24"/>
          <w:szCs w:val="24"/>
          <w:lang w:val="es-MX"/>
        </w:rPr>
        <w:t>H</w:t>
      </w:r>
      <w:r w:rsidR="00BC52E8">
        <w:rPr>
          <w:rFonts w:ascii="Arial" w:hAnsi="Arial" w:cs="Arial"/>
          <w:sz w:val="24"/>
          <w:szCs w:val="24"/>
          <w:lang w:val="es-MX"/>
        </w:rPr>
        <w:t xml:space="preserve">onor </w:t>
      </w:r>
      <w:r w:rsidR="008239B0" w:rsidRPr="0089435F">
        <w:rPr>
          <w:rFonts w:ascii="Arial" w:hAnsi="Arial" w:cs="Arial"/>
          <w:sz w:val="24"/>
          <w:szCs w:val="24"/>
          <w:lang w:val="es-MX"/>
        </w:rPr>
        <w:t>&amp;</w:t>
      </w:r>
      <w:r w:rsidR="000C3E76">
        <w:rPr>
          <w:rFonts w:ascii="Arial" w:hAnsi="Arial" w:cs="Arial"/>
          <w:sz w:val="24"/>
          <w:szCs w:val="24"/>
          <w:lang w:val="es-MX"/>
        </w:rPr>
        <w:t xml:space="preserve"> </w:t>
      </w:r>
      <w:r w:rsidR="008239B0" w:rsidRPr="0089435F">
        <w:rPr>
          <w:rFonts w:ascii="Arial" w:hAnsi="Arial" w:cs="Arial"/>
          <w:sz w:val="24"/>
          <w:szCs w:val="24"/>
          <w:lang w:val="es-MX"/>
        </w:rPr>
        <w:t>L</w:t>
      </w:r>
      <w:r w:rsidR="00BC52E8">
        <w:rPr>
          <w:rFonts w:ascii="Arial" w:hAnsi="Arial" w:cs="Arial"/>
          <w:sz w:val="24"/>
          <w:szCs w:val="24"/>
          <w:lang w:val="es-MX"/>
        </w:rPr>
        <w:t>aurel</w:t>
      </w:r>
      <w:r w:rsidR="00E2564D" w:rsidRPr="0089435F">
        <w:rPr>
          <w:rFonts w:ascii="Arial" w:hAnsi="Arial" w:cs="Arial"/>
          <w:bCs/>
          <w:sz w:val="24"/>
          <w:szCs w:val="24"/>
          <w:lang w:val="es-ES_tradnl"/>
        </w:rPr>
        <w:t>.</w:t>
      </w:r>
    </w:p>
    <w:p w14:paraId="0ED66B70" w14:textId="77777777" w:rsidR="005D6177" w:rsidRPr="000C3E76" w:rsidRDefault="005D6177" w:rsidP="005D6177">
      <w:pPr>
        <w:pStyle w:val="Textoindependiente2"/>
        <w:tabs>
          <w:tab w:val="num" w:pos="360"/>
        </w:tabs>
        <w:ind w:left="360"/>
        <w:jc w:val="both"/>
        <w:rPr>
          <w:rFonts w:ascii="Arial" w:hAnsi="Arial" w:cs="Arial"/>
          <w:b w:val="0"/>
          <w:sz w:val="24"/>
          <w:szCs w:val="24"/>
          <w:lang w:val="es-ES"/>
        </w:rPr>
      </w:pPr>
    </w:p>
    <w:p w14:paraId="0ED66B71" w14:textId="77777777" w:rsidR="005D6177" w:rsidRPr="001A4CE2" w:rsidRDefault="005D6177" w:rsidP="005D6177">
      <w:pPr>
        <w:pStyle w:val="Textoindependiente2"/>
        <w:numPr>
          <w:ilvl w:val="0"/>
          <w:numId w:val="28"/>
        </w:numPr>
        <w:tabs>
          <w:tab w:val="clear" w:pos="720"/>
          <w:tab w:val="num" w:pos="360"/>
        </w:tabs>
        <w:ind w:left="360"/>
        <w:jc w:val="both"/>
        <w:rPr>
          <w:rFonts w:ascii="Arial" w:hAnsi="Arial" w:cs="Arial"/>
          <w:sz w:val="24"/>
          <w:szCs w:val="24"/>
        </w:rPr>
      </w:pPr>
      <w:r w:rsidRPr="001A4CE2">
        <w:rPr>
          <w:rFonts w:ascii="Arial" w:hAnsi="Arial" w:cs="Arial"/>
          <w:sz w:val="24"/>
          <w:szCs w:val="24"/>
        </w:rPr>
        <w:t>RESPONSABILIDAD</w:t>
      </w:r>
    </w:p>
    <w:p w14:paraId="0ED66B72" w14:textId="77777777" w:rsidR="005D6177" w:rsidRPr="001A4CE2" w:rsidRDefault="005D6177" w:rsidP="005D6177">
      <w:pPr>
        <w:pStyle w:val="Textoindependiente2"/>
        <w:tabs>
          <w:tab w:val="num" w:pos="0"/>
        </w:tabs>
        <w:jc w:val="both"/>
        <w:rPr>
          <w:rFonts w:ascii="Arial" w:hAnsi="Arial" w:cs="Arial"/>
          <w:b w:val="0"/>
          <w:sz w:val="24"/>
          <w:szCs w:val="24"/>
        </w:rPr>
      </w:pPr>
    </w:p>
    <w:p w14:paraId="0ED66B73" w14:textId="50E0D030" w:rsidR="005D6177" w:rsidRDefault="005D6177" w:rsidP="005D6177">
      <w:pPr>
        <w:pStyle w:val="Textoindependiente"/>
        <w:rPr>
          <w:rFonts w:cs="Arial"/>
          <w:szCs w:val="24"/>
        </w:rPr>
      </w:pPr>
      <w:r w:rsidRPr="001A4CE2">
        <w:rPr>
          <w:rFonts w:cs="Arial"/>
          <w:szCs w:val="24"/>
        </w:rPr>
        <w:t xml:space="preserve">Es responsabilidad del </w:t>
      </w:r>
      <w:r w:rsidR="00D40A6A">
        <w:rPr>
          <w:rFonts w:cs="Arial"/>
          <w:szCs w:val="24"/>
        </w:rPr>
        <w:t>J</w:t>
      </w:r>
      <w:r w:rsidR="00744572">
        <w:rPr>
          <w:rFonts w:cs="Arial"/>
          <w:szCs w:val="24"/>
        </w:rPr>
        <w:t xml:space="preserve">efe de seguridad </w:t>
      </w:r>
      <w:r w:rsidR="00D40A6A">
        <w:rPr>
          <w:rFonts w:cs="Arial"/>
          <w:szCs w:val="24"/>
        </w:rPr>
        <w:t xml:space="preserve">de las sedes </w:t>
      </w:r>
      <w:r w:rsidR="00744572">
        <w:rPr>
          <w:rFonts w:cs="Arial"/>
          <w:szCs w:val="24"/>
        </w:rPr>
        <w:t>H&amp;L</w:t>
      </w:r>
      <w:r w:rsidR="00D56A9F">
        <w:rPr>
          <w:rFonts w:cs="Arial"/>
          <w:szCs w:val="24"/>
        </w:rPr>
        <w:t xml:space="preserve"> (el jefe de seguridad de las sedes es el Gerente de Operaciones</w:t>
      </w:r>
      <w:r w:rsidR="002F0C9B">
        <w:rPr>
          <w:rFonts w:cs="Arial"/>
          <w:szCs w:val="24"/>
        </w:rPr>
        <w:t>) velar</w:t>
      </w:r>
      <w:r w:rsidR="00744572">
        <w:rPr>
          <w:rFonts w:cs="Arial"/>
          <w:szCs w:val="24"/>
        </w:rPr>
        <w:t xml:space="preserve"> por la seguridad de las </w:t>
      </w:r>
      <w:r w:rsidR="00422E69">
        <w:rPr>
          <w:rFonts w:cs="Arial"/>
          <w:szCs w:val="24"/>
        </w:rPr>
        <w:t xml:space="preserve">tres </w:t>
      </w:r>
      <w:r w:rsidR="00744572">
        <w:rPr>
          <w:rFonts w:cs="Arial"/>
          <w:szCs w:val="24"/>
        </w:rPr>
        <w:t>sedes</w:t>
      </w:r>
      <w:r w:rsidR="00CF0BFF">
        <w:rPr>
          <w:rFonts w:cs="Arial"/>
          <w:szCs w:val="24"/>
        </w:rPr>
        <w:t xml:space="preserve"> administrativas del  grupo Honor &amp;</w:t>
      </w:r>
      <w:r w:rsidR="00744572">
        <w:rPr>
          <w:rFonts w:cs="Arial"/>
          <w:szCs w:val="24"/>
        </w:rPr>
        <w:t>Laurel</w:t>
      </w:r>
      <w:r w:rsidR="00CF0BFF">
        <w:rPr>
          <w:rFonts w:cs="Arial"/>
          <w:szCs w:val="24"/>
        </w:rPr>
        <w:t>.</w:t>
      </w:r>
    </w:p>
    <w:p w14:paraId="0ED66B74" w14:textId="77777777" w:rsidR="00296CB9" w:rsidRDefault="00296CB9" w:rsidP="005D6177">
      <w:pPr>
        <w:pStyle w:val="Textoindependiente"/>
        <w:rPr>
          <w:rFonts w:cs="Arial"/>
          <w:szCs w:val="24"/>
        </w:rPr>
      </w:pPr>
    </w:p>
    <w:p w14:paraId="0ED66B75" w14:textId="77777777" w:rsidR="00296CB9" w:rsidRPr="00296CB9" w:rsidRDefault="00296CB9" w:rsidP="00296CB9">
      <w:pPr>
        <w:pStyle w:val="Textoindependiente2"/>
        <w:numPr>
          <w:ilvl w:val="0"/>
          <w:numId w:val="28"/>
        </w:numPr>
        <w:tabs>
          <w:tab w:val="clear" w:pos="720"/>
          <w:tab w:val="num" w:pos="360"/>
        </w:tabs>
        <w:ind w:left="360"/>
        <w:jc w:val="both"/>
        <w:rPr>
          <w:rFonts w:ascii="Arial" w:hAnsi="Arial" w:cs="Arial"/>
          <w:sz w:val="24"/>
          <w:szCs w:val="24"/>
        </w:rPr>
      </w:pPr>
      <w:r w:rsidRPr="00296CB9">
        <w:rPr>
          <w:rFonts w:ascii="Arial" w:hAnsi="Arial" w:cs="Arial"/>
          <w:sz w:val="24"/>
          <w:szCs w:val="24"/>
        </w:rPr>
        <w:t>DEFINICIONES</w:t>
      </w:r>
    </w:p>
    <w:p w14:paraId="0ED66B76" w14:textId="77777777" w:rsidR="00296CB9" w:rsidRDefault="00296CB9" w:rsidP="005D6177">
      <w:pPr>
        <w:pStyle w:val="Textoindependiente"/>
        <w:rPr>
          <w:rFonts w:cs="Arial"/>
          <w:szCs w:val="24"/>
        </w:rPr>
      </w:pPr>
    </w:p>
    <w:p w14:paraId="0ED66B77" w14:textId="3D590E9A" w:rsidR="00296CB9" w:rsidRDefault="002F0C9B" w:rsidP="00296CB9">
      <w:pPr>
        <w:jc w:val="both"/>
        <w:rPr>
          <w:rFonts w:ascii="Arial" w:hAnsi="Arial"/>
          <w:snapToGrid w:val="0"/>
          <w:color w:val="000000"/>
          <w:sz w:val="24"/>
          <w:lang w:val="es-ES_tradnl"/>
        </w:rPr>
      </w:pPr>
      <w:r w:rsidRPr="00BF2E59">
        <w:rPr>
          <w:rFonts w:ascii="Arial" w:hAnsi="Arial"/>
          <w:b/>
          <w:snapToGrid w:val="0"/>
          <w:color w:val="000000"/>
          <w:sz w:val="24"/>
          <w:lang w:val="es-ES_tradnl"/>
        </w:rPr>
        <w:t>Riesgo:</w:t>
      </w:r>
      <w:r>
        <w:rPr>
          <w:rFonts w:ascii="Arial" w:hAnsi="Arial"/>
          <w:snapToGrid w:val="0"/>
          <w:color w:val="000000"/>
          <w:sz w:val="24"/>
          <w:lang w:val="es-ES_tradnl"/>
        </w:rPr>
        <w:t xml:space="preserve"> Es</w:t>
      </w:r>
      <w:r w:rsidR="00296CB9">
        <w:rPr>
          <w:rFonts w:ascii="Arial" w:hAnsi="Arial"/>
          <w:snapToGrid w:val="0"/>
          <w:color w:val="000000"/>
          <w:sz w:val="24"/>
          <w:lang w:val="es-ES_tradnl"/>
        </w:rPr>
        <w:t xml:space="preserve"> la probabilidad de ocurrencia de un hecho no deseado.</w:t>
      </w:r>
    </w:p>
    <w:p w14:paraId="0ED66B78" w14:textId="77777777" w:rsidR="00296CB9" w:rsidRDefault="00296CB9" w:rsidP="00296CB9">
      <w:pPr>
        <w:jc w:val="both"/>
        <w:rPr>
          <w:rFonts w:ascii="Arial" w:hAnsi="Arial"/>
          <w:snapToGrid w:val="0"/>
          <w:color w:val="000000"/>
          <w:sz w:val="24"/>
          <w:lang w:val="es-ES_tradnl"/>
        </w:rPr>
      </w:pPr>
    </w:p>
    <w:p w14:paraId="0ED66B79" w14:textId="77777777" w:rsidR="00296CB9" w:rsidRDefault="00296CB9" w:rsidP="00296CB9">
      <w:pPr>
        <w:jc w:val="both"/>
        <w:rPr>
          <w:rFonts w:ascii="Arial" w:hAnsi="Arial"/>
          <w:snapToGrid w:val="0"/>
          <w:sz w:val="24"/>
        </w:rPr>
      </w:pPr>
      <w:r w:rsidRPr="00BF2E59">
        <w:rPr>
          <w:rFonts w:ascii="Arial" w:hAnsi="Arial"/>
          <w:b/>
          <w:snapToGrid w:val="0"/>
          <w:sz w:val="24"/>
        </w:rPr>
        <w:t>Alarma:</w:t>
      </w:r>
      <w:r>
        <w:rPr>
          <w:rFonts w:ascii="Arial" w:hAnsi="Arial"/>
          <w:snapToGrid w:val="0"/>
          <w:sz w:val="24"/>
        </w:rPr>
        <w:t xml:space="preserve"> Es toda emisión o alerta temprana que nos indique la ocurrencia de un acto no deseado.</w:t>
      </w:r>
    </w:p>
    <w:p w14:paraId="0ED66B7A" w14:textId="77777777" w:rsidR="00296CB9" w:rsidRDefault="00296CB9" w:rsidP="00296CB9">
      <w:pPr>
        <w:jc w:val="both"/>
        <w:rPr>
          <w:rFonts w:ascii="Arial" w:hAnsi="Arial"/>
          <w:snapToGrid w:val="0"/>
          <w:sz w:val="24"/>
        </w:rPr>
      </w:pPr>
    </w:p>
    <w:p w14:paraId="0ED66B7B" w14:textId="08EB229F" w:rsidR="00296CB9" w:rsidRDefault="00296CB9" w:rsidP="00296CB9">
      <w:pPr>
        <w:jc w:val="both"/>
        <w:rPr>
          <w:rFonts w:ascii="Arial" w:hAnsi="Arial"/>
          <w:snapToGrid w:val="0"/>
          <w:sz w:val="24"/>
        </w:rPr>
      </w:pPr>
      <w:r w:rsidRPr="00BF2E59">
        <w:rPr>
          <w:rFonts w:ascii="Arial" w:hAnsi="Arial"/>
          <w:b/>
          <w:snapToGrid w:val="0"/>
          <w:sz w:val="24"/>
        </w:rPr>
        <w:t>Instalaciones:</w:t>
      </w:r>
      <w:r>
        <w:rPr>
          <w:rFonts w:ascii="Arial" w:hAnsi="Arial"/>
          <w:snapToGrid w:val="0"/>
          <w:sz w:val="24"/>
        </w:rPr>
        <w:t xml:space="preserve"> Lugar estipulado para realizar un evento o labor el cual </w:t>
      </w:r>
      <w:r w:rsidR="002F0C9B">
        <w:rPr>
          <w:rFonts w:ascii="Arial" w:hAnsi="Arial"/>
          <w:snapToGrid w:val="0"/>
          <w:sz w:val="24"/>
        </w:rPr>
        <w:t>está previamente</w:t>
      </w:r>
      <w:r>
        <w:rPr>
          <w:rFonts w:ascii="Arial" w:hAnsi="Arial"/>
          <w:snapToGrid w:val="0"/>
          <w:sz w:val="24"/>
        </w:rPr>
        <w:t xml:space="preserve"> establecido.</w:t>
      </w:r>
    </w:p>
    <w:p w14:paraId="0ED66B7C" w14:textId="77777777" w:rsidR="00296CB9" w:rsidRDefault="00296CB9" w:rsidP="00296CB9">
      <w:pPr>
        <w:jc w:val="both"/>
        <w:rPr>
          <w:rFonts w:ascii="Arial" w:hAnsi="Arial"/>
          <w:snapToGrid w:val="0"/>
          <w:sz w:val="24"/>
        </w:rPr>
      </w:pPr>
    </w:p>
    <w:p w14:paraId="0ED66B7D" w14:textId="77777777" w:rsidR="00296CB9" w:rsidRDefault="00296CB9" w:rsidP="00296CB9">
      <w:pPr>
        <w:jc w:val="both"/>
        <w:rPr>
          <w:rFonts w:ascii="Arial" w:hAnsi="Arial"/>
          <w:snapToGrid w:val="0"/>
          <w:sz w:val="24"/>
          <w:lang w:val="es-CO"/>
        </w:rPr>
      </w:pPr>
      <w:r w:rsidRPr="00BF2E59">
        <w:rPr>
          <w:rFonts w:ascii="Arial" w:hAnsi="Arial"/>
          <w:b/>
          <w:sz w:val="24"/>
        </w:rPr>
        <w:t>Equipos:</w:t>
      </w:r>
      <w:r>
        <w:rPr>
          <w:rFonts w:ascii="Arial" w:hAnsi="Arial"/>
          <w:sz w:val="24"/>
        </w:rPr>
        <w:t xml:space="preserve"> Elementos utilizados para la consecución de tareas </w:t>
      </w:r>
      <w:r w:rsidR="00422E69">
        <w:rPr>
          <w:rFonts w:ascii="Arial" w:hAnsi="Arial"/>
          <w:sz w:val="24"/>
        </w:rPr>
        <w:t>específicas</w:t>
      </w:r>
      <w:r>
        <w:rPr>
          <w:rFonts w:ascii="Arial" w:hAnsi="Arial"/>
          <w:sz w:val="24"/>
        </w:rPr>
        <w:t xml:space="preserve"> de una organización.</w:t>
      </w:r>
    </w:p>
    <w:p w14:paraId="0ED66B7E" w14:textId="77777777" w:rsidR="00296CB9" w:rsidRDefault="00296CB9" w:rsidP="00296CB9">
      <w:pPr>
        <w:jc w:val="both"/>
        <w:rPr>
          <w:rFonts w:ascii="Arial" w:hAnsi="Arial"/>
          <w:color w:val="FF0000"/>
          <w:sz w:val="22"/>
          <w:lang w:val="es-CO"/>
        </w:rPr>
      </w:pPr>
    </w:p>
    <w:p w14:paraId="0ED66B7F" w14:textId="77777777" w:rsidR="00296CB9" w:rsidRDefault="00296CB9" w:rsidP="00296CB9">
      <w:pPr>
        <w:pStyle w:val="Textoindependiente2"/>
        <w:numPr>
          <w:ilvl w:val="0"/>
          <w:numId w:val="28"/>
        </w:numPr>
        <w:tabs>
          <w:tab w:val="clear" w:pos="720"/>
          <w:tab w:val="num" w:pos="360"/>
        </w:tabs>
        <w:ind w:left="360"/>
        <w:jc w:val="both"/>
        <w:rPr>
          <w:rFonts w:ascii="Arial" w:hAnsi="Arial" w:cs="Arial"/>
          <w:sz w:val="24"/>
          <w:szCs w:val="24"/>
        </w:rPr>
      </w:pPr>
      <w:r>
        <w:rPr>
          <w:rFonts w:ascii="Arial" w:hAnsi="Arial" w:cs="Arial"/>
          <w:sz w:val="24"/>
          <w:szCs w:val="24"/>
        </w:rPr>
        <w:t>REGISTROS</w:t>
      </w:r>
    </w:p>
    <w:p w14:paraId="0ED66B80" w14:textId="77777777" w:rsidR="00296CB9" w:rsidRDefault="00296CB9" w:rsidP="00296CB9">
      <w:pPr>
        <w:pStyle w:val="Textoindependiente2"/>
        <w:jc w:val="both"/>
        <w:rPr>
          <w:rFonts w:ascii="Arial" w:hAnsi="Arial" w:cs="Arial"/>
          <w:sz w:val="24"/>
          <w:szCs w:val="24"/>
        </w:rPr>
      </w:pPr>
    </w:p>
    <w:p w14:paraId="0ED66B81" w14:textId="77777777" w:rsidR="00296CB9" w:rsidRPr="00016E1A" w:rsidRDefault="00296CB9" w:rsidP="00296CB9">
      <w:pPr>
        <w:pStyle w:val="Textoindependiente2"/>
        <w:jc w:val="both"/>
        <w:rPr>
          <w:rFonts w:ascii="Arial" w:hAnsi="Arial" w:cs="Arial"/>
          <w:b w:val="0"/>
          <w:sz w:val="24"/>
          <w:szCs w:val="24"/>
          <w:lang w:val="es-ES"/>
        </w:rPr>
      </w:pPr>
      <w:r w:rsidRPr="00016E1A">
        <w:rPr>
          <w:rFonts w:ascii="Arial" w:hAnsi="Arial" w:cs="Arial"/>
          <w:b w:val="0"/>
          <w:sz w:val="24"/>
          <w:szCs w:val="24"/>
          <w:lang w:val="es-ES"/>
        </w:rPr>
        <w:t xml:space="preserve">Anexo 1: </w:t>
      </w:r>
      <w:r w:rsidR="00016E1A" w:rsidRPr="00016E1A">
        <w:rPr>
          <w:rFonts w:ascii="Arial" w:hAnsi="Arial" w:cs="Arial"/>
          <w:b w:val="0"/>
          <w:sz w:val="24"/>
          <w:szCs w:val="24"/>
          <w:lang w:val="es-ES"/>
        </w:rPr>
        <w:t>Lista de chequeo</w:t>
      </w:r>
      <w:r w:rsidRPr="00016E1A">
        <w:rPr>
          <w:rFonts w:ascii="Arial" w:hAnsi="Arial" w:cs="Arial"/>
          <w:b w:val="0"/>
          <w:sz w:val="24"/>
          <w:szCs w:val="24"/>
          <w:lang w:val="es-ES"/>
        </w:rPr>
        <w:t xml:space="preserve"> instalaciones Honor</w:t>
      </w:r>
      <w:r w:rsidR="00016E1A">
        <w:rPr>
          <w:rFonts w:ascii="Arial" w:hAnsi="Arial" w:cs="Arial"/>
          <w:b w:val="0"/>
          <w:sz w:val="24"/>
          <w:szCs w:val="24"/>
          <w:lang w:val="es-ES"/>
        </w:rPr>
        <w:t>&amp; Laurel</w:t>
      </w:r>
    </w:p>
    <w:p w14:paraId="0ED66B82" w14:textId="58EA89C6" w:rsidR="00B43F7C" w:rsidRDefault="00B43F7C" w:rsidP="00B43F7C">
      <w:pPr>
        <w:pStyle w:val="Sangra3detindependiente"/>
        <w:spacing w:after="0"/>
        <w:ind w:left="0"/>
        <w:jc w:val="both"/>
        <w:rPr>
          <w:rFonts w:ascii="Arial" w:hAnsi="Arial" w:cs="Arial"/>
          <w:sz w:val="24"/>
          <w:szCs w:val="24"/>
        </w:rPr>
      </w:pPr>
      <w:r w:rsidRPr="004343E8">
        <w:rPr>
          <w:rFonts w:ascii="Arial" w:hAnsi="Arial" w:cs="Arial"/>
          <w:bCs/>
          <w:sz w:val="24"/>
          <w:szCs w:val="24"/>
        </w:rPr>
        <w:t xml:space="preserve">Anexo </w:t>
      </w:r>
      <w:r w:rsidR="00CF063E">
        <w:rPr>
          <w:rFonts w:ascii="Arial" w:hAnsi="Arial" w:cs="Arial"/>
          <w:bCs/>
          <w:sz w:val="24"/>
          <w:szCs w:val="24"/>
        </w:rPr>
        <w:t>2</w:t>
      </w:r>
      <w:r w:rsidRPr="004343E8">
        <w:rPr>
          <w:rFonts w:ascii="Arial" w:hAnsi="Arial" w:cs="Arial"/>
          <w:bCs/>
          <w:sz w:val="24"/>
          <w:szCs w:val="24"/>
        </w:rPr>
        <w:t xml:space="preserve">: </w:t>
      </w:r>
      <w:r w:rsidR="002F0C9B">
        <w:rPr>
          <w:rFonts w:ascii="Arial" w:hAnsi="Arial" w:cs="Arial"/>
          <w:sz w:val="24"/>
          <w:szCs w:val="24"/>
        </w:rPr>
        <w:t>Registro</w:t>
      </w:r>
      <w:r w:rsidR="002F0C9B" w:rsidRPr="001A4CE2">
        <w:rPr>
          <w:rFonts w:ascii="Arial" w:hAnsi="Arial" w:cs="Arial"/>
          <w:sz w:val="24"/>
          <w:szCs w:val="24"/>
        </w:rPr>
        <w:t xml:space="preserve"> ingreso</w:t>
      </w:r>
      <w:r w:rsidR="00016D47">
        <w:rPr>
          <w:rFonts w:ascii="Arial" w:hAnsi="Arial" w:cs="Arial"/>
          <w:sz w:val="24"/>
          <w:szCs w:val="24"/>
        </w:rPr>
        <w:t xml:space="preserve"> de personal</w:t>
      </w:r>
      <w:r w:rsidR="00016E1A">
        <w:rPr>
          <w:rFonts w:ascii="Arial" w:hAnsi="Arial" w:cs="Arial"/>
          <w:sz w:val="24"/>
          <w:szCs w:val="24"/>
        </w:rPr>
        <w:t xml:space="preserve"> autorizado </w:t>
      </w:r>
    </w:p>
    <w:p w14:paraId="0ED66B83" w14:textId="77777777" w:rsidR="001B5406" w:rsidRDefault="001B5406" w:rsidP="001B5406">
      <w:pPr>
        <w:pStyle w:val="Sangra3detindependiente"/>
        <w:spacing w:after="0"/>
        <w:ind w:left="0"/>
        <w:jc w:val="both"/>
        <w:rPr>
          <w:rFonts w:ascii="Arial" w:hAnsi="Arial" w:cs="Arial"/>
          <w:bCs/>
          <w:sz w:val="24"/>
          <w:szCs w:val="24"/>
        </w:rPr>
      </w:pPr>
      <w:r w:rsidRPr="001B5406">
        <w:rPr>
          <w:rFonts w:ascii="Arial" w:hAnsi="Arial" w:cs="Arial"/>
          <w:bCs/>
          <w:sz w:val="24"/>
          <w:szCs w:val="24"/>
        </w:rPr>
        <w:t xml:space="preserve">Anexo </w:t>
      </w:r>
      <w:r w:rsidR="00CF063E">
        <w:rPr>
          <w:rFonts w:ascii="Arial" w:hAnsi="Arial" w:cs="Arial"/>
          <w:bCs/>
          <w:sz w:val="24"/>
          <w:szCs w:val="24"/>
        </w:rPr>
        <w:t>3</w:t>
      </w:r>
      <w:r>
        <w:rPr>
          <w:rFonts w:ascii="Arial" w:hAnsi="Arial" w:cs="Arial"/>
          <w:bCs/>
          <w:sz w:val="24"/>
          <w:szCs w:val="24"/>
        </w:rPr>
        <w:t>: Código de convivencia en oficina abierta</w:t>
      </w:r>
    </w:p>
    <w:p w14:paraId="0ED66B84" w14:textId="77777777" w:rsidR="00022D89" w:rsidRDefault="00022D89" w:rsidP="00022D89">
      <w:pPr>
        <w:pStyle w:val="Sangra3detindependiente"/>
        <w:spacing w:after="0"/>
        <w:ind w:left="0"/>
        <w:jc w:val="both"/>
        <w:rPr>
          <w:rFonts w:ascii="Arial" w:hAnsi="Arial" w:cs="Arial"/>
          <w:bCs/>
          <w:sz w:val="24"/>
          <w:szCs w:val="24"/>
        </w:rPr>
      </w:pPr>
      <w:r>
        <w:rPr>
          <w:rFonts w:ascii="Arial" w:hAnsi="Arial" w:cs="Arial"/>
          <w:bCs/>
          <w:sz w:val="24"/>
          <w:szCs w:val="24"/>
        </w:rPr>
        <w:t>Anexo 4: Registro y control de visitantes.</w:t>
      </w:r>
    </w:p>
    <w:p w14:paraId="0ED66B85" w14:textId="77777777" w:rsidR="00876839" w:rsidRDefault="002F4107" w:rsidP="001B5406">
      <w:pPr>
        <w:pStyle w:val="Sangra3detindependiente"/>
        <w:spacing w:after="0"/>
        <w:ind w:left="0"/>
        <w:jc w:val="both"/>
        <w:rPr>
          <w:rFonts w:ascii="Arial" w:hAnsi="Arial" w:cs="Arial"/>
          <w:bCs/>
          <w:sz w:val="24"/>
          <w:szCs w:val="24"/>
        </w:rPr>
      </w:pPr>
      <w:r>
        <w:rPr>
          <w:rFonts w:ascii="Arial" w:hAnsi="Arial" w:cs="Arial"/>
          <w:bCs/>
          <w:sz w:val="24"/>
          <w:szCs w:val="24"/>
        </w:rPr>
        <w:t>Anexo 5</w:t>
      </w:r>
      <w:r w:rsidR="00876839">
        <w:rPr>
          <w:rFonts w:ascii="Arial" w:hAnsi="Arial" w:cs="Arial"/>
          <w:bCs/>
          <w:sz w:val="24"/>
          <w:szCs w:val="24"/>
        </w:rPr>
        <w:t xml:space="preserve">: </w:t>
      </w:r>
      <w:r w:rsidR="00114AA3">
        <w:rPr>
          <w:rFonts w:ascii="Arial" w:hAnsi="Arial" w:cs="Arial"/>
          <w:sz w:val="24"/>
          <w:szCs w:val="24"/>
        </w:rPr>
        <w:t xml:space="preserve">Registro </w:t>
      </w:r>
      <w:r w:rsidR="00F87351">
        <w:rPr>
          <w:rFonts w:ascii="Arial" w:hAnsi="Arial" w:cs="Arial"/>
          <w:sz w:val="24"/>
          <w:szCs w:val="24"/>
        </w:rPr>
        <w:t xml:space="preserve">de </w:t>
      </w:r>
      <w:r w:rsidR="00114AA3">
        <w:rPr>
          <w:rFonts w:ascii="Arial" w:hAnsi="Arial" w:cs="Arial"/>
          <w:sz w:val="24"/>
          <w:szCs w:val="24"/>
        </w:rPr>
        <w:t>entrada y salida de equipos y/o elementos</w:t>
      </w:r>
    </w:p>
    <w:p w14:paraId="0ED66B86" w14:textId="6EE75B3D" w:rsidR="00022D89" w:rsidRDefault="0076698D" w:rsidP="0076698D">
      <w:pPr>
        <w:pStyle w:val="Sangra3detindependiente"/>
        <w:spacing w:after="0"/>
        <w:ind w:left="-284" w:firstLine="284"/>
        <w:jc w:val="both"/>
        <w:rPr>
          <w:rFonts w:ascii="Arial" w:hAnsi="Arial" w:cs="Arial"/>
          <w:bCs/>
          <w:sz w:val="24"/>
          <w:szCs w:val="24"/>
        </w:rPr>
      </w:pPr>
      <w:r>
        <w:rPr>
          <w:rFonts w:ascii="Arial" w:hAnsi="Arial" w:cs="Arial"/>
          <w:bCs/>
          <w:sz w:val="24"/>
          <w:szCs w:val="24"/>
        </w:rPr>
        <w:t>Anexo 6: Planos Sedes Honor</w:t>
      </w:r>
      <w:r w:rsidR="000C3E76">
        <w:rPr>
          <w:rFonts w:ascii="Arial" w:hAnsi="Arial" w:cs="Arial"/>
          <w:bCs/>
          <w:sz w:val="24"/>
          <w:szCs w:val="24"/>
        </w:rPr>
        <w:t xml:space="preserve"> </w:t>
      </w:r>
      <w:r>
        <w:rPr>
          <w:rFonts w:ascii="Arial" w:hAnsi="Arial" w:cs="Arial"/>
          <w:bCs/>
          <w:sz w:val="24"/>
          <w:szCs w:val="24"/>
        </w:rPr>
        <w:t>&amp;</w:t>
      </w:r>
      <w:r w:rsidR="000C3E76">
        <w:rPr>
          <w:rFonts w:ascii="Arial" w:hAnsi="Arial" w:cs="Arial"/>
          <w:bCs/>
          <w:sz w:val="24"/>
          <w:szCs w:val="24"/>
        </w:rPr>
        <w:t xml:space="preserve"> </w:t>
      </w:r>
      <w:r>
        <w:rPr>
          <w:rFonts w:ascii="Arial" w:hAnsi="Arial" w:cs="Arial"/>
          <w:bCs/>
          <w:sz w:val="24"/>
          <w:szCs w:val="24"/>
        </w:rPr>
        <w:t>Laurel</w:t>
      </w:r>
    </w:p>
    <w:p w14:paraId="0ED66B87" w14:textId="77777777" w:rsidR="00271F09" w:rsidRDefault="00271F09" w:rsidP="0076698D">
      <w:pPr>
        <w:pStyle w:val="Sangra3detindependiente"/>
        <w:spacing w:after="0"/>
        <w:ind w:left="-284" w:firstLine="284"/>
        <w:jc w:val="both"/>
        <w:rPr>
          <w:rFonts w:ascii="Arial" w:hAnsi="Arial" w:cs="Arial"/>
          <w:bCs/>
          <w:sz w:val="24"/>
          <w:szCs w:val="24"/>
        </w:rPr>
      </w:pPr>
      <w:r>
        <w:rPr>
          <w:rFonts w:ascii="Arial" w:hAnsi="Arial" w:cs="Arial"/>
          <w:bCs/>
          <w:sz w:val="24"/>
          <w:szCs w:val="24"/>
        </w:rPr>
        <w:t>Anexo 7: Instructivo Manejo Interno del Centro de Operaciones</w:t>
      </w:r>
    </w:p>
    <w:p w14:paraId="0ED66B88" w14:textId="77777777" w:rsidR="00022D89" w:rsidRDefault="00022D89" w:rsidP="00B43F7C">
      <w:pPr>
        <w:pStyle w:val="Sangra3detindependiente"/>
        <w:spacing w:after="0"/>
        <w:ind w:left="0"/>
        <w:jc w:val="both"/>
        <w:rPr>
          <w:rFonts w:ascii="Arial" w:hAnsi="Arial" w:cs="Arial"/>
          <w:bCs/>
          <w:sz w:val="24"/>
          <w:szCs w:val="24"/>
        </w:rPr>
      </w:pPr>
    </w:p>
    <w:p w14:paraId="0ED66B89" w14:textId="77777777" w:rsidR="00CF063E" w:rsidRDefault="00CF063E">
      <w:pPr>
        <w:pStyle w:val="Sangra3detindependiente"/>
        <w:spacing w:after="0"/>
        <w:ind w:left="708" w:hanging="708"/>
        <w:jc w:val="both"/>
        <w:rPr>
          <w:rFonts w:ascii="Arial" w:hAnsi="Arial" w:cs="Arial"/>
          <w:bCs/>
          <w:sz w:val="24"/>
          <w:szCs w:val="24"/>
        </w:rPr>
      </w:pPr>
    </w:p>
    <w:p w14:paraId="0ED66B8A" w14:textId="77777777" w:rsidR="00CF063E" w:rsidRDefault="00CF063E">
      <w:pPr>
        <w:pStyle w:val="Sangra3detindependiente"/>
        <w:spacing w:after="0"/>
        <w:ind w:left="708" w:hanging="708"/>
        <w:jc w:val="both"/>
        <w:rPr>
          <w:rFonts w:ascii="Arial" w:hAnsi="Arial" w:cs="Arial"/>
          <w:bCs/>
          <w:sz w:val="24"/>
          <w:szCs w:val="24"/>
        </w:rPr>
      </w:pPr>
    </w:p>
    <w:p w14:paraId="0ED66B8B" w14:textId="77777777" w:rsidR="001A4CE2" w:rsidRPr="001A4CE2" w:rsidRDefault="00296CB9" w:rsidP="005D6177">
      <w:pPr>
        <w:pStyle w:val="Ttulo2"/>
        <w:jc w:val="both"/>
        <w:rPr>
          <w:rFonts w:ascii="Arial" w:hAnsi="Arial" w:cs="Arial"/>
          <w:sz w:val="24"/>
          <w:szCs w:val="24"/>
        </w:rPr>
      </w:pPr>
      <w:r>
        <w:rPr>
          <w:rFonts w:ascii="Arial" w:hAnsi="Arial" w:cs="Arial"/>
          <w:sz w:val="24"/>
          <w:szCs w:val="24"/>
        </w:rPr>
        <w:lastRenderedPageBreak/>
        <w:t>6</w:t>
      </w:r>
      <w:r w:rsidR="005D5B6F" w:rsidRPr="001A4CE2">
        <w:rPr>
          <w:rFonts w:ascii="Arial" w:hAnsi="Arial" w:cs="Arial"/>
          <w:sz w:val="24"/>
          <w:szCs w:val="24"/>
        </w:rPr>
        <w:t xml:space="preserve">.  </w:t>
      </w:r>
      <w:r w:rsidR="001A4CE2" w:rsidRPr="001A4CE2">
        <w:rPr>
          <w:rFonts w:ascii="Arial" w:hAnsi="Arial" w:cs="Arial"/>
          <w:sz w:val="24"/>
          <w:szCs w:val="24"/>
        </w:rPr>
        <w:t>CONDICIONES GENERALES</w:t>
      </w:r>
    </w:p>
    <w:p w14:paraId="0ED66B8C" w14:textId="77777777" w:rsidR="001A4CE2" w:rsidRDefault="001A4CE2" w:rsidP="005D6177">
      <w:pPr>
        <w:pStyle w:val="Ttulo2"/>
        <w:jc w:val="both"/>
        <w:rPr>
          <w:rFonts w:ascii="Arial" w:hAnsi="Arial" w:cs="Arial"/>
          <w:sz w:val="24"/>
          <w:szCs w:val="24"/>
        </w:rPr>
      </w:pPr>
    </w:p>
    <w:p w14:paraId="0ED66B8D" w14:textId="56C6DC0B" w:rsidR="00FB2DE0" w:rsidRDefault="00FB2DE0" w:rsidP="008A44F7">
      <w:pPr>
        <w:pStyle w:val="Prrafodelista"/>
        <w:numPr>
          <w:ilvl w:val="0"/>
          <w:numId w:val="37"/>
        </w:numPr>
        <w:ind w:left="284" w:hanging="284"/>
        <w:jc w:val="both"/>
        <w:rPr>
          <w:rFonts w:ascii="Arial" w:hAnsi="Arial" w:cs="Arial"/>
          <w:sz w:val="24"/>
          <w:szCs w:val="24"/>
        </w:rPr>
      </w:pPr>
      <w:r w:rsidRPr="008A44F7">
        <w:rPr>
          <w:rFonts w:ascii="Arial" w:hAnsi="Arial" w:cs="Arial"/>
          <w:sz w:val="24"/>
          <w:szCs w:val="24"/>
        </w:rPr>
        <w:t xml:space="preserve">El grupo Honor &amp; Laurel cuenta con </w:t>
      </w:r>
      <w:r w:rsidR="002F0C9B">
        <w:rPr>
          <w:rFonts w:ascii="Arial" w:hAnsi="Arial" w:cs="Arial"/>
          <w:sz w:val="24"/>
          <w:szCs w:val="24"/>
        </w:rPr>
        <w:t>tres</w:t>
      </w:r>
      <w:r w:rsidR="002F0C9B" w:rsidRPr="008A44F7">
        <w:rPr>
          <w:rFonts w:ascii="Arial" w:hAnsi="Arial" w:cs="Arial"/>
          <w:sz w:val="24"/>
          <w:szCs w:val="24"/>
        </w:rPr>
        <w:t xml:space="preserve"> sedes</w:t>
      </w:r>
      <w:r w:rsidRPr="008A44F7">
        <w:rPr>
          <w:rFonts w:ascii="Arial" w:hAnsi="Arial" w:cs="Arial"/>
          <w:sz w:val="24"/>
          <w:szCs w:val="24"/>
        </w:rPr>
        <w:t>, la ubicada en la Carrera 7 No. 75-01 denominada sede Carrera 7ª</w:t>
      </w:r>
      <w:r w:rsidR="00422E69">
        <w:rPr>
          <w:rFonts w:ascii="Arial" w:hAnsi="Arial" w:cs="Arial"/>
          <w:sz w:val="24"/>
          <w:szCs w:val="24"/>
        </w:rPr>
        <w:t>,</w:t>
      </w:r>
      <w:r w:rsidRPr="008A44F7">
        <w:rPr>
          <w:rFonts w:ascii="Arial" w:hAnsi="Arial" w:cs="Arial"/>
          <w:sz w:val="24"/>
          <w:szCs w:val="24"/>
        </w:rPr>
        <w:t xml:space="preserve"> la de la Carrera 8 No. 75-14 identificada como Carrera 8ª</w:t>
      </w:r>
      <w:r w:rsidR="00D56A9F">
        <w:rPr>
          <w:rFonts w:ascii="Arial" w:hAnsi="Arial" w:cs="Arial"/>
          <w:sz w:val="24"/>
          <w:szCs w:val="24"/>
        </w:rPr>
        <w:t xml:space="preserve"> o Casa SET</w:t>
      </w:r>
      <w:r w:rsidR="00422E69">
        <w:rPr>
          <w:rFonts w:ascii="Arial" w:hAnsi="Arial" w:cs="Arial"/>
          <w:sz w:val="24"/>
          <w:szCs w:val="24"/>
        </w:rPr>
        <w:t xml:space="preserve"> y la de </w:t>
      </w:r>
      <w:r w:rsidR="00D56A9F">
        <w:rPr>
          <w:rFonts w:ascii="Arial" w:hAnsi="Arial" w:cs="Arial"/>
          <w:sz w:val="24"/>
          <w:szCs w:val="24"/>
        </w:rPr>
        <w:t>Carrera 9 # 77 – 67, Piso 8 Oficina 808 identificada como Torre Unik donde funciona Laurel RMS</w:t>
      </w:r>
      <w:r w:rsidR="000C3E76">
        <w:rPr>
          <w:rFonts w:ascii="Arial" w:hAnsi="Arial" w:cs="Arial"/>
          <w:sz w:val="24"/>
          <w:szCs w:val="24"/>
        </w:rPr>
        <w:t>.</w:t>
      </w:r>
    </w:p>
    <w:p w14:paraId="0ED66B8E" w14:textId="77777777" w:rsidR="008A44F7" w:rsidRPr="008A44F7" w:rsidRDefault="008A44F7" w:rsidP="008A44F7">
      <w:pPr>
        <w:pStyle w:val="Prrafodelista"/>
        <w:ind w:left="284"/>
        <w:jc w:val="both"/>
        <w:rPr>
          <w:rFonts w:ascii="Arial" w:hAnsi="Arial" w:cs="Arial"/>
          <w:sz w:val="24"/>
          <w:szCs w:val="24"/>
        </w:rPr>
      </w:pPr>
    </w:p>
    <w:p w14:paraId="0ED66B8F" w14:textId="79D88AD2" w:rsidR="007A5CBC" w:rsidRDefault="00FB2DE0" w:rsidP="007A5CBC">
      <w:pPr>
        <w:numPr>
          <w:ilvl w:val="0"/>
          <w:numId w:val="19"/>
        </w:numPr>
        <w:tabs>
          <w:tab w:val="num" w:pos="284"/>
        </w:tabs>
        <w:ind w:left="284" w:hanging="284"/>
        <w:jc w:val="both"/>
        <w:rPr>
          <w:rFonts w:ascii="Arial" w:hAnsi="Arial" w:cs="Arial"/>
          <w:sz w:val="24"/>
          <w:szCs w:val="24"/>
        </w:rPr>
      </w:pPr>
      <w:r w:rsidRPr="007A5CBC">
        <w:rPr>
          <w:rFonts w:ascii="Arial" w:hAnsi="Arial" w:cs="Arial"/>
          <w:sz w:val="24"/>
          <w:szCs w:val="24"/>
        </w:rPr>
        <w:t>El horario normal de visitas es de lunes a viernes de 08:00 a 17:00 horas.</w:t>
      </w:r>
    </w:p>
    <w:p w14:paraId="0ED66B90" w14:textId="77777777" w:rsidR="007A5CBC" w:rsidRDefault="007A5CBC" w:rsidP="007A5CBC">
      <w:pPr>
        <w:ind w:left="284"/>
        <w:jc w:val="both"/>
        <w:rPr>
          <w:rFonts w:ascii="Arial" w:hAnsi="Arial" w:cs="Arial"/>
          <w:sz w:val="24"/>
          <w:szCs w:val="24"/>
        </w:rPr>
      </w:pPr>
    </w:p>
    <w:p w14:paraId="0ED66B91" w14:textId="77777777" w:rsidR="007A5CBC" w:rsidRPr="007A5CBC" w:rsidRDefault="00FB2DE0" w:rsidP="007A5CBC">
      <w:pPr>
        <w:numPr>
          <w:ilvl w:val="0"/>
          <w:numId w:val="19"/>
        </w:numPr>
        <w:tabs>
          <w:tab w:val="num" w:pos="284"/>
        </w:tabs>
        <w:ind w:left="284" w:hanging="284"/>
        <w:jc w:val="both"/>
        <w:rPr>
          <w:rFonts w:ascii="Arial" w:hAnsi="Arial" w:cs="Arial"/>
          <w:sz w:val="24"/>
          <w:szCs w:val="24"/>
        </w:rPr>
      </w:pPr>
      <w:r w:rsidRPr="007A5CBC">
        <w:rPr>
          <w:rFonts w:ascii="Arial" w:hAnsi="Arial" w:cs="Arial"/>
          <w:sz w:val="24"/>
          <w:szCs w:val="24"/>
        </w:rPr>
        <w:t>El personal cuenta con carné de identificación por tanto es indispensable presentarlo para ingresar a las sedes.</w:t>
      </w:r>
      <w:r w:rsidR="007A5CBC" w:rsidRPr="007A5CBC">
        <w:rPr>
          <w:rFonts w:ascii="Arial" w:hAnsi="Arial" w:cs="Arial"/>
          <w:sz w:val="24"/>
          <w:szCs w:val="24"/>
        </w:rPr>
        <w:t xml:space="preserve"> En caso de pérdida deberán reportar de manera inmediata a Contratación y al Jefe de Seguridad de las sedes. </w:t>
      </w:r>
    </w:p>
    <w:p w14:paraId="0ED66B92" w14:textId="77777777" w:rsidR="00FB2DE0" w:rsidRPr="00FC1069" w:rsidRDefault="00FB2DE0" w:rsidP="007A5CBC">
      <w:pPr>
        <w:pStyle w:val="Prrafodelista"/>
        <w:ind w:left="761"/>
        <w:jc w:val="both"/>
        <w:rPr>
          <w:rFonts w:ascii="Arial" w:hAnsi="Arial" w:cs="Arial"/>
          <w:sz w:val="24"/>
          <w:szCs w:val="24"/>
          <w:lang w:val="es-MX"/>
        </w:rPr>
      </w:pPr>
    </w:p>
    <w:p w14:paraId="0ED66B93" w14:textId="4C22A4A9" w:rsidR="00FC1069" w:rsidRPr="000C3E76" w:rsidRDefault="00FB2DE0" w:rsidP="000C3E76">
      <w:pPr>
        <w:pStyle w:val="Prrafodelista"/>
        <w:numPr>
          <w:ilvl w:val="0"/>
          <w:numId w:val="36"/>
        </w:numPr>
        <w:tabs>
          <w:tab w:val="left" w:pos="1038"/>
        </w:tabs>
        <w:rPr>
          <w:rFonts w:ascii="Arial" w:hAnsi="Arial" w:cs="Arial"/>
          <w:bCs/>
          <w:sz w:val="24"/>
          <w:szCs w:val="24"/>
        </w:rPr>
      </w:pPr>
      <w:r w:rsidRPr="000C3E76">
        <w:rPr>
          <w:rFonts w:ascii="Arial" w:hAnsi="Arial" w:cs="Arial"/>
          <w:sz w:val="24"/>
          <w:szCs w:val="24"/>
        </w:rPr>
        <w:t xml:space="preserve">Todo funcionario que requiera ingresar a las sedes en horario extra laboral, fines de semana y días festivos debe tener la autorización </w:t>
      </w:r>
      <w:r w:rsidR="00FD50E5" w:rsidRPr="000C3E76">
        <w:rPr>
          <w:rFonts w:ascii="Arial" w:hAnsi="Arial" w:cs="Arial"/>
          <w:sz w:val="24"/>
          <w:szCs w:val="24"/>
        </w:rPr>
        <w:t xml:space="preserve">del </w:t>
      </w:r>
      <w:r w:rsidRPr="000C3E76">
        <w:rPr>
          <w:rFonts w:ascii="Arial" w:hAnsi="Arial" w:cs="Arial"/>
          <w:sz w:val="24"/>
          <w:szCs w:val="24"/>
        </w:rPr>
        <w:t>Jefe de seguridad de las sedes o el COP</w:t>
      </w:r>
      <w:r w:rsidR="00D56A9F" w:rsidRPr="000C3E76">
        <w:rPr>
          <w:rFonts w:ascii="Arial" w:hAnsi="Arial" w:cs="Arial"/>
          <w:sz w:val="24"/>
          <w:szCs w:val="24"/>
        </w:rPr>
        <w:t xml:space="preserve">, </w:t>
      </w:r>
      <w:r w:rsidR="002F0C9B" w:rsidRPr="000C3E76">
        <w:rPr>
          <w:rFonts w:ascii="Arial" w:hAnsi="Arial" w:cs="Arial"/>
          <w:sz w:val="24"/>
          <w:szCs w:val="24"/>
        </w:rPr>
        <w:t xml:space="preserve"> así mismo debe </w:t>
      </w:r>
      <w:r w:rsidR="00D56A9F" w:rsidRPr="000C3E76">
        <w:rPr>
          <w:rFonts w:ascii="Arial" w:hAnsi="Arial" w:cs="Arial"/>
          <w:sz w:val="24"/>
          <w:szCs w:val="24"/>
        </w:rPr>
        <w:t xml:space="preserve"> llenar un registro de ingreso y salida de las instalaciones</w:t>
      </w:r>
      <w:r w:rsidR="00C10221" w:rsidRPr="000C3E76">
        <w:rPr>
          <w:rFonts w:ascii="Arial" w:hAnsi="Arial" w:cs="Arial"/>
          <w:sz w:val="24"/>
          <w:szCs w:val="24"/>
        </w:rPr>
        <w:t xml:space="preserve"> formato CO-7RE-02 / F1 </w:t>
      </w:r>
      <w:r w:rsidR="00824817" w:rsidRPr="000C3E76">
        <w:rPr>
          <w:rFonts w:ascii="Arial" w:hAnsi="Arial" w:cs="Arial"/>
          <w:bCs/>
          <w:sz w:val="24"/>
          <w:szCs w:val="24"/>
        </w:rPr>
        <w:t xml:space="preserve">Anexo </w:t>
      </w:r>
      <w:r w:rsidR="00CF063E" w:rsidRPr="000C3E76">
        <w:rPr>
          <w:rFonts w:ascii="Arial" w:hAnsi="Arial" w:cs="Arial"/>
          <w:bCs/>
          <w:sz w:val="24"/>
          <w:szCs w:val="24"/>
        </w:rPr>
        <w:t>2</w:t>
      </w:r>
      <w:r w:rsidR="00824817" w:rsidRPr="000C3E76">
        <w:rPr>
          <w:rFonts w:ascii="Arial" w:hAnsi="Arial" w:cs="Arial"/>
          <w:bCs/>
          <w:sz w:val="24"/>
          <w:szCs w:val="24"/>
        </w:rPr>
        <w:t>: Registro ingreso de personal autorizado</w:t>
      </w:r>
      <w:r w:rsidR="000C3E76">
        <w:rPr>
          <w:rFonts w:ascii="Arial" w:hAnsi="Arial" w:cs="Arial"/>
          <w:bCs/>
          <w:sz w:val="24"/>
          <w:szCs w:val="24"/>
        </w:rPr>
        <w:t>.</w:t>
      </w:r>
    </w:p>
    <w:p w14:paraId="0ED66B94" w14:textId="77777777" w:rsidR="00FC1069" w:rsidRPr="000C3E76" w:rsidRDefault="00FC1069" w:rsidP="00FC1069">
      <w:pPr>
        <w:pStyle w:val="Prrafodelista"/>
        <w:ind w:left="761"/>
        <w:jc w:val="both"/>
        <w:rPr>
          <w:rFonts w:ascii="Arial" w:hAnsi="Arial" w:cs="Arial"/>
          <w:sz w:val="24"/>
          <w:szCs w:val="24"/>
        </w:rPr>
      </w:pPr>
    </w:p>
    <w:p w14:paraId="0ED66B95" w14:textId="7217E913" w:rsidR="00FC1069" w:rsidRPr="00FC1069" w:rsidRDefault="00FC1069" w:rsidP="00FC1069">
      <w:pPr>
        <w:pStyle w:val="Prrafodelista"/>
        <w:numPr>
          <w:ilvl w:val="0"/>
          <w:numId w:val="36"/>
        </w:numPr>
        <w:jc w:val="both"/>
        <w:rPr>
          <w:rFonts w:ascii="Arial" w:hAnsi="Arial" w:cs="Arial"/>
          <w:sz w:val="24"/>
          <w:szCs w:val="24"/>
          <w:lang w:val="es-MX"/>
        </w:rPr>
      </w:pPr>
      <w:r w:rsidRPr="00FC1069">
        <w:rPr>
          <w:rFonts w:ascii="Arial" w:hAnsi="Arial" w:cs="Arial"/>
          <w:sz w:val="24"/>
          <w:szCs w:val="24"/>
          <w:lang w:val="es-MX"/>
        </w:rPr>
        <w:t>La compañía ha invertido dinero en equipos de calidad para que sus empleados realicen con efectividad sus funciones, y es responsabilidad de éstos el cuidado y seguridad de  los elementos dados para el servicio</w:t>
      </w:r>
      <w:r w:rsidR="000C3E76">
        <w:rPr>
          <w:rFonts w:ascii="Arial" w:hAnsi="Arial" w:cs="Arial"/>
          <w:sz w:val="24"/>
          <w:szCs w:val="24"/>
          <w:lang w:val="es-MX"/>
        </w:rPr>
        <w:t>.</w:t>
      </w:r>
      <w:r w:rsidRPr="00FC1069">
        <w:rPr>
          <w:rFonts w:ascii="Arial" w:hAnsi="Arial" w:cs="Arial"/>
          <w:sz w:val="24"/>
          <w:szCs w:val="24"/>
          <w:lang w:val="es-MX"/>
        </w:rPr>
        <w:t xml:space="preserve"> </w:t>
      </w:r>
    </w:p>
    <w:p w14:paraId="0ED66B96" w14:textId="77777777" w:rsidR="00FC1069" w:rsidRPr="00FC1069" w:rsidRDefault="00FC1069" w:rsidP="00FC1069">
      <w:pPr>
        <w:pStyle w:val="Prrafodelista"/>
        <w:ind w:left="761"/>
        <w:jc w:val="both"/>
        <w:rPr>
          <w:rFonts w:ascii="Arial" w:hAnsi="Arial" w:cs="Arial"/>
          <w:sz w:val="24"/>
          <w:szCs w:val="24"/>
          <w:lang w:val="es-MX"/>
        </w:rPr>
      </w:pPr>
    </w:p>
    <w:p w14:paraId="0ED66B97" w14:textId="77777777" w:rsidR="00FC1069" w:rsidRPr="00A96411" w:rsidRDefault="00FC1069" w:rsidP="00FC1069">
      <w:pPr>
        <w:pStyle w:val="Prrafodelista"/>
        <w:numPr>
          <w:ilvl w:val="0"/>
          <w:numId w:val="36"/>
        </w:numPr>
        <w:jc w:val="both"/>
        <w:rPr>
          <w:rFonts w:ascii="Arial" w:hAnsi="Arial" w:cs="Arial"/>
          <w:sz w:val="24"/>
          <w:szCs w:val="24"/>
          <w:lang w:val="es-MX"/>
        </w:rPr>
      </w:pPr>
      <w:r w:rsidRPr="001A4CE2">
        <w:rPr>
          <w:rFonts w:ascii="Arial" w:hAnsi="Arial" w:cs="Arial"/>
          <w:sz w:val="24"/>
          <w:szCs w:val="24"/>
        </w:rPr>
        <w:t xml:space="preserve">Ningún empleado o visitante sin excepción podrá ingresar a las oficinas del GRUPO HONOR &amp; LAUREL con armas </w:t>
      </w:r>
      <w:r>
        <w:rPr>
          <w:rFonts w:ascii="Arial" w:hAnsi="Arial" w:cs="Arial"/>
          <w:sz w:val="24"/>
          <w:szCs w:val="24"/>
        </w:rPr>
        <w:t>de fuego</w:t>
      </w:r>
      <w:r w:rsidR="00D56A9F">
        <w:rPr>
          <w:rFonts w:ascii="Arial" w:hAnsi="Arial" w:cs="Arial"/>
          <w:sz w:val="24"/>
          <w:szCs w:val="24"/>
        </w:rPr>
        <w:t>.</w:t>
      </w:r>
    </w:p>
    <w:p w14:paraId="0ED66B98" w14:textId="77777777" w:rsidR="00D56A9F" w:rsidRPr="00A96411" w:rsidRDefault="00D56A9F" w:rsidP="00A96411">
      <w:pPr>
        <w:pStyle w:val="Prrafodelista"/>
        <w:rPr>
          <w:rFonts w:ascii="Arial" w:hAnsi="Arial" w:cs="Arial"/>
          <w:sz w:val="24"/>
          <w:szCs w:val="24"/>
          <w:lang w:val="es-MX"/>
        </w:rPr>
      </w:pPr>
    </w:p>
    <w:p w14:paraId="0ED66B99" w14:textId="5C5DC8C8" w:rsidR="00A96411" w:rsidRDefault="00D56A9F" w:rsidP="00A96411">
      <w:pPr>
        <w:pStyle w:val="Prrafodelista"/>
        <w:numPr>
          <w:ilvl w:val="0"/>
          <w:numId w:val="35"/>
        </w:numPr>
        <w:jc w:val="both"/>
        <w:rPr>
          <w:rFonts w:ascii="Arial" w:hAnsi="Arial" w:cs="Arial"/>
          <w:sz w:val="24"/>
          <w:szCs w:val="24"/>
        </w:rPr>
      </w:pPr>
      <w:r>
        <w:rPr>
          <w:rFonts w:ascii="Arial" w:hAnsi="Arial" w:cs="Arial"/>
          <w:sz w:val="24"/>
          <w:szCs w:val="24"/>
          <w:lang w:val="es-MX"/>
        </w:rPr>
        <w:t xml:space="preserve">La Recepcionista no deberá exigir la cedula a ningún visitante </w:t>
      </w:r>
      <w:r w:rsidR="00C10221">
        <w:rPr>
          <w:rFonts w:ascii="Arial" w:hAnsi="Arial" w:cs="Arial"/>
          <w:sz w:val="24"/>
          <w:szCs w:val="24"/>
          <w:lang w:val="es-MX"/>
        </w:rPr>
        <w:t>pues estaría i</w:t>
      </w:r>
      <w:r w:rsidR="00C10221">
        <w:rPr>
          <w:rFonts w:ascii="Arial" w:hAnsi="Arial" w:cs="Arial"/>
          <w:sz w:val="24"/>
          <w:szCs w:val="24"/>
        </w:rPr>
        <w:t xml:space="preserve"> </w:t>
      </w:r>
      <w:r w:rsidR="00A77638">
        <w:rPr>
          <w:rFonts w:ascii="Arial" w:hAnsi="Arial" w:cs="Arial"/>
          <w:sz w:val="24"/>
          <w:szCs w:val="24"/>
        </w:rPr>
        <w:t xml:space="preserve">generando un incumplimiento </w:t>
      </w:r>
      <w:r w:rsidR="00C10221">
        <w:rPr>
          <w:rFonts w:ascii="Arial" w:hAnsi="Arial" w:cs="Arial"/>
          <w:sz w:val="24"/>
          <w:szCs w:val="24"/>
        </w:rPr>
        <w:t>a la norma emitida por la superintendencia de vigilancia, salvo en el caso que este sea el único documento de identificación que tenga el visitante y este acceda voluntariamente a dejarlo en recepción durante su permanencia.</w:t>
      </w:r>
    </w:p>
    <w:p w14:paraId="0ED66B9A" w14:textId="77777777" w:rsidR="00A96411" w:rsidRDefault="00A96411" w:rsidP="00A96411">
      <w:pPr>
        <w:pStyle w:val="Prrafodelista"/>
        <w:ind w:left="360"/>
        <w:jc w:val="both"/>
        <w:rPr>
          <w:rFonts w:ascii="Arial" w:hAnsi="Arial" w:cs="Arial"/>
          <w:sz w:val="24"/>
          <w:szCs w:val="24"/>
        </w:rPr>
      </w:pPr>
    </w:p>
    <w:p w14:paraId="0ED66B9B" w14:textId="77777777" w:rsidR="00A96411" w:rsidRDefault="00A96411" w:rsidP="00A96411">
      <w:pPr>
        <w:pStyle w:val="Prrafodelista"/>
        <w:numPr>
          <w:ilvl w:val="0"/>
          <w:numId w:val="35"/>
        </w:numPr>
        <w:jc w:val="both"/>
        <w:rPr>
          <w:rFonts w:ascii="Arial" w:hAnsi="Arial" w:cs="Arial"/>
          <w:sz w:val="24"/>
          <w:szCs w:val="24"/>
        </w:rPr>
      </w:pPr>
      <w:r>
        <w:rPr>
          <w:rFonts w:ascii="Arial" w:hAnsi="Arial" w:cs="Arial"/>
          <w:sz w:val="24"/>
          <w:szCs w:val="24"/>
        </w:rPr>
        <w:t>Todo funcionario debe tener tarjeta de proximidad para la apertura de la puerta principal y/o sótano de la compañía.</w:t>
      </w:r>
    </w:p>
    <w:p w14:paraId="0ED66B9C" w14:textId="77777777" w:rsidR="00FB2DE0" w:rsidRDefault="00FB2DE0" w:rsidP="00FB2DE0">
      <w:pPr>
        <w:rPr>
          <w:rFonts w:ascii="Arial" w:hAnsi="Arial" w:cs="Arial"/>
          <w:sz w:val="24"/>
          <w:szCs w:val="24"/>
          <w:lang w:val="es-MX"/>
        </w:rPr>
      </w:pPr>
    </w:p>
    <w:p w14:paraId="0ED66B9E" w14:textId="77777777" w:rsidR="00FC1069" w:rsidRPr="001A4CE2" w:rsidRDefault="00FC1069" w:rsidP="00FC1069">
      <w:pPr>
        <w:pStyle w:val="Ttulo2"/>
        <w:jc w:val="both"/>
        <w:rPr>
          <w:rFonts w:ascii="Arial" w:hAnsi="Arial" w:cs="Arial"/>
          <w:sz w:val="24"/>
          <w:szCs w:val="24"/>
        </w:rPr>
      </w:pPr>
      <w:r>
        <w:rPr>
          <w:rFonts w:ascii="Arial" w:hAnsi="Arial" w:cs="Arial"/>
          <w:sz w:val="24"/>
          <w:szCs w:val="24"/>
        </w:rPr>
        <w:t>7</w:t>
      </w:r>
      <w:r w:rsidRPr="001A4CE2">
        <w:rPr>
          <w:rFonts w:ascii="Arial" w:hAnsi="Arial" w:cs="Arial"/>
          <w:sz w:val="24"/>
          <w:szCs w:val="24"/>
        </w:rPr>
        <w:t xml:space="preserve">.  </w:t>
      </w:r>
      <w:r w:rsidR="00422E69">
        <w:rPr>
          <w:rFonts w:ascii="Arial" w:hAnsi="Arial" w:cs="Arial"/>
          <w:sz w:val="24"/>
          <w:szCs w:val="24"/>
        </w:rPr>
        <w:t>PROCEDIMIENTO</w:t>
      </w:r>
    </w:p>
    <w:p w14:paraId="0ED66B9F" w14:textId="77777777" w:rsidR="00FB2DE0" w:rsidRDefault="00FB2DE0" w:rsidP="005D6177">
      <w:pPr>
        <w:pStyle w:val="Ttulo2"/>
        <w:jc w:val="both"/>
        <w:rPr>
          <w:rFonts w:ascii="Arial" w:hAnsi="Arial" w:cs="Arial"/>
          <w:sz w:val="24"/>
          <w:szCs w:val="24"/>
        </w:rPr>
      </w:pPr>
    </w:p>
    <w:p w14:paraId="0ED66BA0" w14:textId="77777777" w:rsidR="005D0B0E" w:rsidRPr="00FB2DE0" w:rsidRDefault="00FB2DE0" w:rsidP="005D6177">
      <w:pPr>
        <w:pStyle w:val="Ttulo2"/>
        <w:jc w:val="both"/>
        <w:rPr>
          <w:rFonts w:ascii="Arial" w:hAnsi="Arial" w:cs="Arial"/>
          <w:sz w:val="24"/>
          <w:szCs w:val="24"/>
        </w:rPr>
      </w:pPr>
      <w:r w:rsidRPr="00FB2DE0">
        <w:rPr>
          <w:rFonts w:ascii="Arial" w:hAnsi="Arial" w:cs="Arial"/>
          <w:sz w:val="24"/>
          <w:szCs w:val="24"/>
        </w:rPr>
        <w:t>7</w:t>
      </w:r>
      <w:r w:rsidR="00E7409D">
        <w:rPr>
          <w:rFonts w:ascii="Arial" w:hAnsi="Arial" w:cs="Arial"/>
          <w:sz w:val="24"/>
          <w:szCs w:val="24"/>
        </w:rPr>
        <w:t xml:space="preserve">.1. </w:t>
      </w:r>
      <w:r w:rsidR="002343D6" w:rsidRPr="00FB2DE0">
        <w:rPr>
          <w:rFonts w:ascii="Arial" w:hAnsi="Arial" w:cs="Arial"/>
          <w:sz w:val="24"/>
          <w:szCs w:val="24"/>
        </w:rPr>
        <w:t>CARNÉ</w:t>
      </w:r>
      <w:r w:rsidR="005D0B0E" w:rsidRPr="00FB2DE0">
        <w:rPr>
          <w:rFonts w:ascii="Arial" w:hAnsi="Arial" w:cs="Arial"/>
          <w:sz w:val="24"/>
          <w:szCs w:val="24"/>
        </w:rPr>
        <w:t xml:space="preserve"> DE </w:t>
      </w:r>
      <w:r w:rsidR="00422E69" w:rsidRPr="00FB2DE0">
        <w:rPr>
          <w:rFonts w:ascii="Arial" w:hAnsi="Arial" w:cs="Arial"/>
          <w:sz w:val="24"/>
          <w:szCs w:val="24"/>
        </w:rPr>
        <w:t>IDENTIFICACIÓN</w:t>
      </w:r>
    </w:p>
    <w:p w14:paraId="0ED66BA1" w14:textId="77777777" w:rsidR="005D5B6F" w:rsidRPr="00FB2DE0" w:rsidRDefault="005D5B6F" w:rsidP="005D5B6F">
      <w:pPr>
        <w:rPr>
          <w:rFonts w:ascii="Arial" w:hAnsi="Arial" w:cs="Arial"/>
          <w:sz w:val="24"/>
          <w:szCs w:val="24"/>
          <w:lang w:val="es-MX"/>
        </w:rPr>
      </w:pPr>
    </w:p>
    <w:p w14:paraId="0ED66BA2" w14:textId="77777777" w:rsidR="005D0B0E" w:rsidRDefault="005D0B0E" w:rsidP="005D5B6F">
      <w:pPr>
        <w:numPr>
          <w:ilvl w:val="0"/>
          <w:numId w:val="19"/>
        </w:numPr>
        <w:tabs>
          <w:tab w:val="num" w:pos="284"/>
        </w:tabs>
        <w:ind w:left="284" w:hanging="284"/>
        <w:jc w:val="both"/>
        <w:rPr>
          <w:rFonts w:ascii="Arial" w:hAnsi="Arial" w:cs="Arial"/>
          <w:sz w:val="24"/>
          <w:szCs w:val="24"/>
        </w:rPr>
      </w:pPr>
      <w:r w:rsidRPr="00FB2DE0">
        <w:rPr>
          <w:rFonts w:ascii="Arial" w:hAnsi="Arial" w:cs="Arial"/>
          <w:sz w:val="24"/>
          <w:szCs w:val="24"/>
        </w:rPr>
        <w:t xml:space="preserve">Los empleados deben </w:t>
      </w:r>
      <w:r w:rsidR="007E02C9" w:rsidRPr="00FB2DE0">
        <w:rPr>
          <w:rFonts w:ascii="Arial" w:hAnsi="Arial" w:cs="Arial"/>
          <w:sz w:val="24"/>
          <w:szCs w:val="24"/>
        </w:rPr>
        <w:t>portar su carné de identificación para ingresar a</w:t>
      </w:r>
      <w:r w:rsidR="007E02C9">
        <w:rPr>
          <w:rFonts w:ascii="Arial" w:hAnsi="Arial" w:cs="Arial"/>
          <w:sz w:val="24"/>
          <w:szCs w:val="24"/>
        </w:rPr>
        <w:t xml:space="preserve"> la sedes y así mismo deberán </w:t>
      </w:r>
      <w:r w:rsidRPr="001A4CE2">
        <w:rPr>
          <w:rFonts w:ascii="Arial" w:hAnsi="Arial" w:cs="Arial"/>
          <w:sz w:val="24"/>
          <w:szCs w:val="24"/>
        </w:rPr>
        <w:t xml:space="preserve">usar el carné  en un sitio visible mientras permanezcan en </w:t>
      </w:r>
      <w:r w:rsidRPr="001A4CE2">
        <w:rPr>
          <w:rFonts w:ascii="Arial" w:hAnsi="Arial" w:cs="Arial"/>
          <w:sz w:val="24"/>
          <w:szCs w:val="24"/>
        </w:rPr>
        <w:lastRenderedPageBreak/>
        <w:t xml:space="preserve">las oficinas y </w:t>
      </w:r>
      <w:r w:rsidR="007E02C9">
        <w:rPr>
          <w:rFonts w:ascii="Arial" w:hAnsi="Arial" w:cs="Arial"/>
          <w:sz w:val="24"/>
          <w:szCs w:val="24"/>
        </w:rPr>
        <w:t xml:space="preserve">una  vez </w:t>
      </w:r>
      <w:r w:rsidRPr="001A4CE2">
        <w:rPr>
          <w:rFonts w:ascii="Arial" w:hAnsi="Arial" w:cs="Arial"/>
          <w:sz w:val="24"/>
          <w:szCs w:val="24"/>
        </w:rPr>
        <w:t>el empleado se retire de las instalaciones</w:t>
      </w:r>
      <w:r w:rsidR="007E02C9">
        <w:rPr>
          <w:rFonts w:ascii="Arial" w:hAnsi="Arial" w:cs="Arial"/>
          <w:sz w:val="24"/>
          <w:szCs w:val="24"/>
        </w:rPr>
        <w:t xml:space="preserve"> deberá guardarlo</w:t>
      </w:r>
      <w:r w:rsidRPr="001A4CE2">
        <w:rPr>
          <w:rFonts w:ascii="Arial" w:hAnsi="Arial" w:cs="Arial"/>
          <w:sz w:val="24"/>
          <w:szCs w:val="24"/>
        </w:rPr>
        <w:t>.</w:t>
      </w:r>
    </w:p>
    <w:p w14:paraId="0ED66BA3" w14:textId="77777777" w:rsidR="00E9037B" w:rsidRDefault="00E9037B" w:rsidP="00E9037B">
      <w:pPr>
        <w:ind w:left="284"/>
        <w:jc w:val="both"/>
        <w:rPr>
          <w:rFonts w:ascii="Arial" w:hAnsi="Arial" w:cs="Arial"/>
          <w:sz w:val="24"/>
          <w:szCs w:val="24"/>
        </w:rPr>
      </w:pPr>
    </w:p>
    <w:p w14:paraId="0ED66BA4" w14:textId="77777777" w:rsidR="00E9037B" w:rsidRDefault="00022023" w:rsidP="005D5B6F">
      <w:pPr>
        <w:numPr>
          <w:ilvl w:val="0"/>
          <w:numId w:val="19"/>
        </w:numPr>
        <w:tabs>
          <w:tab w:val="num" w:pos="284"/>
        </w:tabs>
        <w:ind w:left="284" w:hanging="284"/>
        <w:jc w:val="both"/>
        <w:rPr>
          <w:rFonts w:ascii="Arial" w:hAnsi="Arial" w:cs="Arial"/>
          <w:sz w:val="24"/>
          <w:szCs w:val="24"/>
        </w:rPr>
      </w:pPr>
      <w:r>
        <w:rPr>
          <w:rFonts w:ascii="Arial" w:hAnsi="Arial" w:cs="Arial"/>
          <w:sz w:val="24"/>
          <w:szCs w:val="24"/>
        </w:rPr>
        <w:t>Si el empleado no cuenta con el carné en el momento de requerir el ingreso</w:t>
      </w:r>
      <w:r w:rsidR="00E9037B">
        <w:rPr>
          <w:rFonts w:ascii="Arial" w:hAnsi="Arial" w:cs="Arial"/>
          <w:sz w:val="24"/>
          <w:szCs w:val="24"/>
        </w:rPr>
        <w:t xml:space="preserve"> se </w:t>
      </w:r>
      <w:r w:rsidR="007A5CBC">
        <w:rPr>
          <w:rFonts w:ascii="Arial" w:hAnsi="Arial" w:cs="Arial"/>
          <w:sz w:val="24"/>
          <w:szCs w:val="24"/>
        </w:rPr>
        <w:t>llevan</w:t>
      </w:r>
      <w:r w:rsidR="00E9037B">
        <w:rPr>
          <w:rFonts w:ascii="Arial" w:hAnsi="Arial" w:cs="Arial"/>
          <w:sz w:val="24"/>
          <w:szCs w:val="24"/>
        </w:rPr>
        <w:t xml:space="preserve"> a cabo las siguientes actividades según sea el caso:</w:t>
      </w:r>
    </w:p>
    <w:p w14:paraId="0ED66BA5" w14:textId="77777777" w:rsidR="00E9037B" w:rsidRDefault="00E9037B" w:rsidP="00E9037B">
      <w:pPr>
        <w:jc w:val="both"/>
        <w:rPr>
          <w:rFonts w:ascii="Arial" w:hAnsi="Arial" w:cs="Arial"/>
          <w:sz w:val="24"/>
          <w:szCs w:val="24"/>
        </w:rPr>
      </w:pPr>
    </w:p>
    <w:tbl>
      <w:tblPr>
        <w:tblW w:w="8519" w:type="dxa"/>
        <w:tblInd w:w="56" w:type="dxa"/>
        <w:tblCellMar>
          <w:left w:w="70" w:type="dxa"/>
          <w:right w:w="70" w:type="dxa"/>
        </w:tblCellMar>
        <w:tblLook w:val="04A0" w:firstRow="1" w:lastRow="0" w:firstColumn="1" w:lastColumn="0" w:noHBand="0" w:noVBand="1"/>
      </w:tblPr>
      <w:tblGrid>
        <w:gridCol w:w="2991"/>
        <w:gridCol w:w="5528"/>
      </w:tblGrid>
      <w:tr w:rsidR="00E9037B" w:rsidRPr="00E9037B" w14:paraId="0ED66BA8" w14:textId="77777777" w:rsidTr="007A5CBC">
        <w:trPr>
          <w:trHeight w:val="300"/>
        </w:trPr>
        <w:tc>
          <w:tcPr>
            <w:tcW w:w="29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66BA6" w14:textId="77777777" w:rsidR="00E9037B" w:rsidRPr="00DD6F06" w:rsidRDefault="009C3648" w:rsidP="00E9037B">
            <w:pPr>
              <w:jc w:val="center"/>
              <w:rPr>
                <w:rFonts w:ascii="Calibri" w:hAnsi="Calibri"/>
                <w:b/>
                <w:bCs/>
                <w:color w:val="000000"/>
                <w:sz w:val="24"/>
                <w:szCs w:val="22"/>
              </w:rPr>
            </w:pPr>
            <w:r w:rsidRPr="009C3648">
              <w:rPr>
                <w:rFonts w:ascii="Calibri" w:hAnsi="Calibri"/>
                <w:b/>
                <w:bCs/>
                <w:color w:val="000000"/>
                <w:sz w:val="24"/>
                <w:szCs w:val="22"/>
              </w:rPr>
              <w:t>SE PRESENTA SIN CARNÉ</w:t>
            </w:r>
          </w:p>
        </w:tc>
        <w:tc>
          <w:tcPr>
            <w:tcW w:w="5528" w:type="dxa"/>
            <w:tcBorders>
              <w:top w:val="single" w:sz="4" w:space="0" w:color="auto"/>
              <w:left w:val="nil"/>
              <w:bottom w:val="single" w:sz="4" w:space="0" w:color="auto"/>
              <w:right w:val="single" w:sz="4" w:space="0" w:color="auto"/>
            </w:tcBorders>
            <w:shd w:val="clear" w:color="auto" w:fill="auto"/>
            <w:noWrap/>
            <w:vAlign w:val="center"/>
            <w:hideMark/>
          </w:tcPr>
          <w:p w14:paraId="0ED66BA7" w14:textId="77777777" w:rsidR="00E9037B" w:rsidRPr="00DD6F06" w:rsidRDefault="009C3648" w:rsidP="007A5CBC">
            <w:pPr>
              <w:jc w:val="center"/>
              <w:rPr>
                <w:rFonts w:ascii="Calibri" w:hAnsi="Calibri"/>
                <w:b/>
                <w:bCs/>
                <w:color w:val="000000"/>
                <w:sz w:val="24"/>
                <w:szCs w:val="22"/>
              </w:rPr>
            </w:pPr>
            <w:r w:rsidRPr="009C3648">
              <w:rPr>
                <w:rFonts w:ascii="Calibri" w:hAnsi="Calibri"/>
                <w:b/>
                <w:bCs/>
                <w:color w:val="000000"/>
                <w:sz w:val="24"/>
                <w:szCs w:val="22"/>
              </w:rPr>
              <w:t>ACTIVIDAD</w:t>
            </w:r>
          </w:p>
        </w:tc>
      </w:tr>
      <w:tr w:rsidR="00CF58BE" w:rsidRPr="00E9037B" w14:paraId="0ED66BAB" w14:textId="77777777" w:rsidTr="00CF58BE">
        <w:trPr>
          <w:trHeight w:val="752"/>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0ED66BA9" w14:textId="77777777" w:rsidR="00CF58BE" w:rsidRPr="00E9037B" w:rsidRDefault="00CF58BE" w:rsidP="00E9037B">
            <w:pPr>
              <w:jc w:val="center"/>
              <w:rPr>
                <w:rFonts w:ascii="Calibri" w:hAnsi="Calibri"/>
                <w:color w:val="000000"/>
                <w:sz w:val="22"/>
                <w:szCs w:val="22"/>
              </w:rPr>
            </w:pPr>
            <w:r>
              <w:rPr>
                <w:rFonts w:ascii="Arial" w:hAnsi="Arial" w:cs="Arial"/>
                <w:color w:val="000000"/>
                <w:sz w:val="24"/>
                <w:szCs w:val="24"/>
              </w:rPr>
              <w:t xml:space="preserve">Primera Vez </w:t>
            </w:r>
          </w:p>
        </w:tc>
        <w:tc>
          <w:tcPr>
            <w:tcW w:w="5528" w:type="dxa"/>
            <w:tcBorders>
              <w:top w:val="nil"/>
              <w:left w:val="nil"/>
              <w:bottom w:val="single" w:sz="4" w:space="0" w:color="auto"/>
              <w:right w:val="single" w:sz="4" w:space="0" w:color="auto"/>
            </w:tcBorders>
            <w:shd w:val="clear" w:color="auto" w:fill="auto"/>
            <w:vAlign w:val="center"/>
            <w:hideMark/>
          </w:tcPr>
          <w:p w14:paraId="0ED66BAA" w14:textId="2F57BCC7" w:rsidR="000F38BC" w:rsidRDefault="00CF58BE">
            <w:pPr>
              <w:jc w:val="both"/>
              <w:rPr>
                <w:rFonts w:ascii="Arial" w:hAnsi="Arial" w:cs="Arial"/>
                <w:color w:val="000000"/>
                <w:sz w:val="24"/>
                <w:szCs w:val="24"/>
              </w:rPr>
            </w:pPr>
            <w:r w:rsidRPr="00E9037B">
              <w:rPr>
                <w:rFonts w:ascii="Arial" w:hAnsi="Arial" w:cs="Arial"/>
                <w:color w:val="000000"/>
                <w:sz w:val="24"/>
                <w:szCs w:val="24"/>
              </w:rPr>
              <w:t xml:space="preserve">La recepcionista toma los datos del funcionario y </w:t>
            </w:r>
            <w:r w:rsidRPr="007A5CBC">
              <w:rPr>
                <w:rFonts w:ascii="Arial" w:hAnsi="Arial" w:cs="Arial"/>
                <w:color w:val="000000"/>
                <w:sz w:val="24"/>
                <w:szCs w:val="24"/>
              </w:rPr>
              <w:t xml:space="preserve">se </w:t>
            </w:r>
            <w:r w:rsidR="002F0C9B" w:rsidRPr="007A5CBC">
              <w:rPr>
                <w:rFonts w:ascii="Arial" w:hAnsi="Arial" w:cs="Arial"/>
                <w:color w:val="000000"/>
                <w:sz w:val="24"/>
                <w:szCs w:val="24"/>
              </w:rPr>
              <w:t>comunica con</w:t>
            </w:r>
            <w:r w:rsidRPr="007A5CBC">
              <w:rPr>
                <w:rFonts w:ascii="Arial" w:hAnsi="Arial" w:cs="Arial"/>
                <w:color w:val="000000"/>
                <w:sz w:val="24"/>
                <w:szCs w:val="24"/>
              </w:rPr>
              <w:t xml:space="preserve"> e</w:t>
            </w:r>
            <w:r w:rsidRPr="00E9037B">
              <w:rPr>
                <w:rFonts w:ascii="Arial" w:hAnsi="Arial" w:cs="Arial"/>
                <w:color w:val="000000"/>
                <w:sz w:val="24"/>
                <w:szCs w:val="24"/>
              </w:rPr>
              <w:t xml:space="preserve">l </w:t>
            </w:r>
            <w:r>
              <w:rPr>
                <w:rFonts w:ascii="Arial" w:hAnsi="Arial" w:cs="Arial"/>
                <w:color w:val="000000"/>
                <w:sz w:val="24"/>
                <w:szCs w:val="24"/>
              </w:rPr>
              <w:t xml:space="preserve">controlador </w:t>
            </w:r>
            <w:r w:rsidRPr="00E9037B">
              <w:rPr>
                <w:rFonts w:ascii="Arial" w:hAnsi="Arial" w:cs="Arial"/>
                <w:color w:val="000000"/>
                <w:sz w:val="24"/>
                <w:szCs w:val="24"/>
              </w:rPr>
              <w:t>para que autorice su ingreso</w:t>
            </w:r>
            <w:r>
              <w:rPr>
                <w:rFonts w:ascii="Arial" w:hAnsi="Arial" w:cs="Arial"/>
                <w:color w:val="000000"/>
                <w:sz w:val="24"/>
                <w:szCs w:val="24"/>
              </w:rPr>
              <w:t>. A</w:t>
            </w:r>
            <w:r w:rsidRPr="00E9037B">
              <w:rPr>
                <w:rFonts w:ascii="Arial" w:hAnsi="Arial" w:cs="Arial"/>
                <w:color w:val="000000"/>
                <w:sz w:val="24"/>
                <w:szCs w:val="24"/>
              </w:rPr>
              <w:t xml:space="preserve">l finalizar la semana </w:t>
            </w:r>
            <w:r>
              <w:rPr>
                <w:rFonts w:ascii="Arial" w:hAnsi="Arial" w:cs="Arial"/>
                <w:color w:val="000000"/>
                <w:sz w:val="24"/>
                <w:szCs w:val="24"/>
              </w:rPr>
              <w:t xml:space="preserve">la recepcionista </w:t>
            </w:r>
            <w:r w:rsidRPr="00E9037B">
              <w:rPr>
                <w:rFonts w:ascii="Arial" w:hAnsi="Arial" w:cs="Arial"/>
                <w:color w:val="000000"/>
                <w:sz w:val="24"/>
                <w:szCs w:val="24"/>
              </w:rPr>
              <w:t>remite la información al jefe de seguridad para que informe a los directores de área el incumplimiento.</w:t>
            </w:r>
          </w:p>
        </w:tc>
      </w:tr>
      <w:tr w:rsidR="00CF58BE" w:rsidRPr="00E9037B" w14:paraId="0ED66BAE" w14:textId="77777777" w:rsidTr="007A5CBC">
        <w:trPr>
          <w:trHeight w:val="900"/>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0ED66BAC" w14:textId="77777777" w:rsidR="00CF58BE" w:rsidRPr="00E9037B" w:rsidRDefault="00CF58BE" w:rsidP="00CF58BE">
            <w:pPr>
              <w:jc w:val="center"/>
              <w:rPr>
                <w:rFonts w:ascii="Calibri" w:hAnsi="Calibri"/>
                <w:color w:val="000000"/>
                <w:sz w:val="22"/>
                <w:szCs w:val="22"/>
              </w:rPr>
            </w:pPr>
            <w:r>
              <w:rPr>
                <w:rFonts w:ascii="Arial" w:hAnsi="Arial" w:cs="Arial"/>
                <w:color w:val="000000"/>
                <w:sz w:val="24"/>
                <w:szCs w:val="24"/>
              </w:rPr>
              <w:t>Segunda Vez</w:t>
            </w:r>
          </w:p>
        </w:tc>
        <w:tc>
          <w:tcPr>
            <w:tcW w:w="5528" w:type="dxa"/>
            <w:tcBorders>
              <w:top w:val="nil"/>
              <w:left w:val="nil"/>
              <w:bottom w:val="single" w:sz="4" w:space="0" w:color="auto"/>
              <w:right w:val="single" w:sz="4" w:space="0" w:color="auto"/>
            </w:tcBorders>
            <w:shd w:val="clear" w:color="auto" w:fill="auto"/>
            <w:vAlign w:val="center"/>
            <w:hideMark/>
          </w:tcPr>
          <w:p w14:paraId="0ED66BAD" w14:textId="77777777" w:rsidR="000F38BC" w:rsidRDefault="00CF58BE">
            <w:pPr>
              <w:jc w:val="both"/>
              <w:rPr>
                <w:rFonts w:ascii="Arial" w:hAnsi="Arial" w:cs="Arial"/>
                <w:color w:val="000000"/>
                <w:sz w:val="24"/>
                <w:szCs w:val="24"/>
              </w:rPr>
            </w:pPr>
            <w:r w:rsidRPr="00E9037B">
              <w:rPr>
                <w:rFonts w:ascii="Arial" w:hAnsi="Arial" w:cs="Arial"/>
                <w:color w:val="000000"/>
                <w:sz w:val="24"/>
                <w:szCs w:val="24"/>
              </w:rPr>
              <w:t xml:space="preserve">La recepcionista toma los datos del funcionario, se comunica con el </w:t>
            </w:r>
            <w:r>
              <w:rPr>
                <w:rFonts w:ascii="Arial" w:hAnsi="Arial" w:cs="Arial"/>
                <w:color w:val="000000"/>
                <w:sz w:val="24"/>
                <w:szCs w:val="24"/>
              </w:rPr>
              <w:t>controlador pa</w:t>
            </w:r>
            <w:r w:rsidRPr="00E9037B">
              <w:rPr>
                <w:rFonts w:ascii="Arial" w:hAnsi="Arial" w:cs="Arial"/>
                <w:color w:val="000000"/>
                <w:sz w:val="24"/>
                <w:szCs w:val="24"/>
              </w:rPr>
              <w:t xml:space="preserve">ra que autorice su ingreso y remite el caso al Jefe de Seguridad para que </w:t>
            </w:r>
            <w:r w:rsidR="00D421E2">
              <w:rPr>
                <w:rFonts w:ascii="Arial" w:hAnsi="Arial" w:cs="Arial"/>
                <w:color w:val="000000"/>
                <w:sz w:val="24"/>
                <w:szCs w:val="24"/>
              </w:rPr>
              <w:t>tome las medidas necesarias para garantizar el cumplimiento del procedimiento por parte del funcionario</w:t>
            </w:r>
            <w:r>
              <w:rPr>
                <w:rFonts w:ascii="Arial" w:hAnsi="Arial" w:cs="Arial"/>
                <w:color w:val="000000"/>
                <w:sz w:val="24"/>
                <w:szCs w:val="24"/>
              </w:rPr>
              <w:t>.</w:t>
            </w:r>
          </w:p>
        </w:tc>
      </w:tr>
    </w:tbl>
    <w:p w14:paraId="0ED66BAF" w14:textId="77777777" w:rsidR="007A5CBC" w:rsidRDefault="007A5CBC" w:rsidP="007A5CBC">
      <w:pPr>
        <w:ind w:left="284"/>
        <w:jc w:val="both"/>
        <w:rPr>
          <w:rFonts w:ascii="Arial" w:hAnsi="Arial" w:cs="Arial"/>
          <w:sz w:val="24"/>
          <w:szCs w:val="24"/>
        </w:rPr>
      </w:pPr>
    </w:p>
    <w:p w14:paraId="0ED66BB0" w14:textId="77777777" w:rsidR="002E5FD8" w:rsidRPr="002E5FD8" w:rsidRDefault="005D0B0E" w:rsidP="002E5FD8">
      <w:pPr>
        <w:numPr>
          <w:ilvl w:val="0"/>
          <w:numId w:val="19"/>
        </w:numPr>
        <w:tabs>
          <w:tab w:val="num" w:pos="284"/>
        </w:tabs>
        <w:ind w:left="284" w:hanging="284"/>
        <w:jc w:val="both"/>
        <w:rPr>
          <w:rFonts w:ascii="Arial" w:hAnsi="Arial" w:cs="Arial"/>
          <w:sz w:val="24"/>
          <w:szCs w:val="24"/>
        </w:rPr>
      </w:pPr>
      <w:r w:rsidRPr="001A4CE2">
        <w:rPr>
          <w:rFonts w:ascii="Arial" w:hAnsi="Arial" w:cs="Arial"/>
          <w:sz w:val="24"/>
          <w:szCs w:val="24"/>
        </w:rPr>
        <w:t>Cuando</w:t>
      </w:r>
      <w:r w:rsidR="00CF58BE">
        <w:rPr>
          <w:rFonts w:ascii="Arial" w:hAnsi="Arial" w:cs="Arial"/>
          <w:sz w:val="24"/>
          <w:szCs w:val="24"/>
        </w:rPr>
        <w:t xml:space="preserve"> el funcionario </w:t>
      </w:r>
      <w:r w:rsidRPr="001A4CE2">
        <w:rPr>
          <w:rFonts w:ascii="Arial" w:hAnsi="Arial" w:cs="Arial"/>
          <w:sz w:val="24"/>
          <w:szCs w:val="24"/>
        </w:rPr>
        <w:t>sea transferido o retirado</w:t>
      </w:r>
      <w:r w:rsidR="00744572">
        <w:rPr>
          <w:rFonts w:ascii="Arial" w:hAnsi="Arial" w:cs="Arial"/>
          <w:sz w:val="24"/>
          <w:szCs w:val="24"/>
        </w:rPr>
        <w:t xml:space="preserve"> de la </w:t>
      </w:r>
      <w:r w:rsidR="00CF0BFF">
        <w:rPr>
          <w:rFonts w:ascii="Arial" w:hAnsi="Arial" w:cs="Arial"/>
          <w:sz w:val="24"/>
          <w:szCs w:val="24"/>
        </w:rPr>
        <w:t>compañía</w:t>
      </w:r>
      <w:r w:rsidRPr="001A4CE2">
        <w:rPr>
          <w:rFonts w:ascii="Arial" w:hAnsi="Arial" w:cs="Arial"/>
          <w:sz w:val="24"/>
          <w:szCs w:val="24"/>
        </w:rPr>
        <w:t xml:space="preserve">, deberá  devolver el carné de identificación al departamento de </w:t>
      </w:r>
      <w:r w:rsidR="00BD69A1">
        <w:rPr>
          <w:rFonts w:ascii="Arial" w:hAnsi="Arial" w:cs="Arial"/>
          <w:sz w:val="24"/>
          <w:szCs w:val="24"/>
        </w:rPr>
        <w:t xml:space="preserve">Capital </w:t>
      </w:r>
      <w:r w:rsidRPr="001A4CE2">
        <w:rPr>
          <w:rFonts w:ascii="Arial" w:hAnsi="Arial" w:cs="Arial"/>
          <w:sz w:val="24"/>
          <w:szCs w:val="24"/>
        </w:rPr>
        <w:t>Humano</w:t>
      </w:r>
      <w:r w:rsidR="000D185D">
        <w:rPr>
          <w:rFonts w:ascii="Arial" w:hAnsi="Arial" w:cs="Arial"/>
          <w:sz w:val="24"/>
          <w:szCs w:val="24"/>
        </w:rPr>
        <w:t xml:space="preserve"> como requisito obligatorio para la expedición del paz y salvo.</w:t>
      </w:r>
    </w:p>
    <w:p w14:paraId="0ED66BB1" w14:textId="77777777" w:rsidR="00CF0BFF" w:rsidRDefault="00CF0BFF" w:rsidP="00CF0BFF">
      <w:pPr>
        <w:ind w:left="284"/>
        <w:jc w:val="both"/>
        <w:rPr>
          <w:rFonts w:ascii="Arial" w:hAnsi="Arial" w:cs="Arial"/>
          <w:sz w:val="24"/>
          <w:szCs w:val="24"/>
        </w:rPr>
      </w:pPr>
    </w:p>
    <w:p w14:paraId="0ED66BB2" w14:textId="77777777" w:rsidR="005D0B0E" w:rsidRPr="001A4CE2" w:rsidRDefault="00FC1069" w:rsidP="001A4CE2">
      <w:pPr>
        <w:pStyle w:val="Ttulo1"/>
        <w:jc w:val="both"/>
        <w:rPr>
          <w:rFonts w:cs="Arial"/>
          <w:szCs w:val="24"/>
        </w:rPr>
      </w:pPr>
      <w:r>
        <w:rPr>
          <w:rFonts w:cs="Arial"/>
          <w:szCs w:val="24"/>
        </w:rPr>
        <w:t>7</w:t>
      </w:r>
      <w:r w:rsidR="001A4CE2" w:rsidRPr="001A4CE2">
        <w:rPr>
          <w:rFonts w:cs="Arial"/>
          <w:szCs w:val="24"/>
        </w:rPr>
        <w:t>.1.1</w:t>
      </w:r>
      <w:r w:rsidR="00E7409D">
        <w:rPr>
          <w:rFonts w:cs="Arial"/>
          <w:szCs w:val="24"/>
        </w:rPr>
        <w:t xml:space="preserve">. </w:t>
      </w:r>
      <w:r w:rsidR="005D0B0E" w:rsidRPr="001A4CE2">
        <w:rPr>
          <w:rFonts w:cs="Arial"/>
          <w:szCs w:val="24"/>
        </w:rPr>
        <w:t>VISITANTES</w:t>
      </w:r>
    </w:p>
    <w:p w14:paraId="0ED66BB3" w14:textId="77777777" w:rsidR="005D0B0E" w:rsidRPr="001A4CE2" w:rsidRDefault="005D0B0E" w:rsidP="005D6177">
      <w:pPr>
        <w:jc w:val="both"/>
        <w:rPr>
          <w:rFonts w:ascii="Arial" w:hAnsi="Arial" w:cs="Arial"/>
          <w:sz w:val="24"/>
          <w:szCs w:val="24"/>
        </w:rPr>
      </w:pPr>
    </w:p>
    <w:p w14:paraId="0ED66BB4" w14:textId="776A12BE" w:rsidR="005D0B0E" w:rsidRDefault="005D0B0E" w:rsidP="009E23BF">
      <w:pPr>
        <w:numPr>
          <w:ilvl w:val="0"/>
          <w:numId w:val="19"/>
        </w:numPr>
        <w:tabs>
          <w:tab w:val="num" w:pos="284"/>
        </w:tabs>
        <w:ind w:left="284" w:hanging="284"/>
        <w:jc w:val="both"/>
        <w:rPr>
          <w:rFonts w:ascii="Arial" w:hAnsi="Arial" w:cs="Arial"/>
          <w:sz w:val="24"/>
          <w:szCs w:val="24"/>
        </w:rPr>
      </w:pPr>
      <w:r w:rsidRPr="001A4CE2">
        <w:rPr>
          <w:rFonts w:ascii="Arial" w:hAnsi="Arial" w:cs="Arial"/>
          <w:sz w:val="24"/>
          <w:szCs w:val="24"/>
        </w:rPr>
        <w:t xml:space="preserve">Todas las visitas deben ser programadas durante </w:t>
      </w:r>
      <w:r w:rsidR="00FB2DE0">
        <w:rPr>
          <w:rFonts w:ascii="Arial" w:hAnsi="Arial" w:cs="Arial"/>
          <w:sz w:val="24"/>
          <w:szCs w:val="24"/>
        </w:rPr>
        <w:t xml:space="preserve">el </w:t>
      </w:r>
      <w:r w:rsidRPr="001A4CE2">
        <w:rPr>
          <w:rFonts w:ascii="Arial" w:hAnsi="Arial" w:cs="Arial"/>
          <w:sz w:val="24"/>
          <w:szCs w:val="24"/>
        </w:rPr>
        <w:t>horario</w:t>
      </w:r>
      <w:r w:rsidR="00FB2DE0">
        <w:rPr>
          <w:rFonts w:ascii="Arial" w:hAnsi="Arial" w:cs="Arial"/>
          <w:sz w:val="24"/>
          <w:szCs w:val="24"/>
        </w:rPr>
        <w:t xml:space="preserve"> de </w:t>
      </w:r>
      <w:r w:rsidR="002F0C9B">
        <w:rPr>
          <w:rFonts w:ascii="Arial" w:hAnsi="Arial" w:cs="Arial"/>
          <w:sz w:val="24"/>
          <w:szCs w:val="24"/>
        </w:rPr>
        <w:t>visitas ya</w:t>
      </w:r>
      <w:r w:rsidR="0036659D">
        <w:rPr>
          <w:rFonts w:ascii="Arial" w:hAnsi="Arial" w:cs="Arial"/>
          <w:sz w:val="24"/>
          <w:szCs w:val="24"/>
        </w:rPr>
        <w:t xml:space="preserve"> que en este se cuenta con</w:t>
      </w:r>
      <w:r w:rsidRPr="001A4CE2">
        <w:rPr>
          <w:rFonts w:ascii="Arial" w:hAnsi="Arial" w:cs="Arial"/>
          <w:sz w:val="24"/>
          <w:szCs w:val="24"/>
        </w:rPr>
        <w:t xml:space="preserve"> la presencia del personal de recepción y de seguridad. </w:t>
      </w:r>
      <w:r w:rsidR="001F02C3" w:rsidRPr="001A4CE2">
        <w:rPr>
          <w:rFonts w:ascii="Arial" w:hAnsi="Arial" w:cs="Arial"/>
          <w:sz w:val="24"/>
          <w:szCs w:val="24"/>
        </w:rPr>
        <w:t xml:space="preserve">En caso de ser necesaria la atención de clientes fuera de este horario, el ingreso debe </w:t>
      </w:r>
      <w:r w:rsidR="00ED082D">
        <w:rPr>
          <w:rFonts w:ascii="Arial" w:hAnsi="Arial" w:cs="Arial"/>
          <w:sz w:val="24"/>
          <w:szCs w:val="24"/>
        </w:rPr>
        <w:t xml:space="preserve">tener previa autorización del Jefe de seguridad </w:t>
      </w:r>
      <w:r w:rsidR="00D40A6A">
        <w:rPr>
          <w:rFonts w:ascii="Arial" w:hAnsi="Arial" w:cs="Arial"/>
          <w:sz w:val="24"/>
          <w:szCs w:val="24"/>
        </w:rPr>
        <w:t xml:space="preserve">de las sedes </w:t>
      </w:r>
      <w:r w:rsidR="00ED082D">
        <w:rPr>
          <w:rFonts w:ascii="Arial" w:hAnsi="Arial" w:cs="Arial"/>
          <w:sz w:val="24"/>
          <w:szCs w:val="24"/>
        </w:rPr>
        <w:t xml:space="preserve">H&amp;L </w:t>
      </w:r>
      <w:r w:rsidR="001F02C3" w:rsidRPr="001A4CE2">
        <w:rPr>
          <w:rFonts w:ascii="Arial" w:hAnsi="Arial" w:cs="Arial"/>
          <w:sz w:val="24"/>
          <w:szCs w:val="24"/>
        </w:rPr>
        <w:t xml:space="preserve"> y</w:t>
      </w:r>
      <w:r w:rsidR="000D185D">
        <w:rPr>
          <w:rFonts w:ascii="Arial" w:hAnsi="Arial" w:cs="Arial"/>
          <w:sz w:val="24"/>
          <w:szCs w:val="24"/>
        </w:rPr>
        <w:t>/</w:t>
      </w:r>
      <w:r w:rsidR="002F0C9B">
        <w:rPr>
          <w:rFonts w:ascii="Arial" w:hAnsi="Arial" w:cs="Arial"/>
          <w:sz w:val="24"/>
          <w:szCs w:val="24"/>
        </w:rPr>
        <w:t xml:space="preserve">o </w:t>
      </w:r>
      <w:r w:rsidR="002F0C9B" w:rsidRPr="001A4CE2">
        <w:rPr>
          <w:rFonts w:ascii="Arial" w:hAnsi="Arial" w:cs="Arial"/>
          <w:sz w:val="24"/>
          <w:szCs w:val="24"/>
        </w:rPr>
        <w:t>del</w:t>
      </w:r>
      <w:r w:rsidR="001F02C3" w:rsidRPr="001A4CE2">
        <w:rPr>
          <w:rFonts w:ascii="Arial" w:hAnsi="Arial" w:cs="Arial"/>
          <w:sz w:val="24"/>
          <w:szCs w:val="24"/>
        </w:rPr>
        <w:t xml:space="preserve"> COP.</w:t>
      </w:r>
    </w:p>
    <w:p w14:paraId="0ED66BB5" w14:textId="77777777" w:rsidR="008F668A" w:rsidRPr="001A4CE2" w:rsidRDefault="008F668A" w:rsidP="008F668A">
      <w:pPr>
        <w:ind w:left="284"/>
        <w:jc w:val="both"/>
        <w:rPr>
          <w:rFonts w:ascii="Arial" w:hAnsi="Arial" w:cs="Arial"/>
          <w:sz w:val="24"/>
          <w:szCs w:val="24"/>
        </w:rPr>
      </w:pPr>
    </w:p>
    <w:p w14:paraId="0ED66BB6" w14:textId="5165F1D0" w:rsidR="00824817" w:rsidRDefault="005D0B0E" w:rsidP="00824817">
      <w:pPr>
        <w:pStyle w:val="Sangra3detindependiente"/>
        <w:spacing w:after="0"/>
        <w:ind w:left="0"/>
        <w:jc w:val="both"/>
        <w:rPr>
          <w:ins w:id="1" w:author="Ing. Bryant Cifuentes Maza" w:date="2014-08-28T11:21:00Z"/>
          <w:rFonts w:ascii="Arial" w:hAnsi="Arial" w:cs="Arial"/>
          <w:bCs/>
          <w:sz w:val="24"/>
          <w:szCs w:val="24"/>
        </w:rPr>
      </w:pPr>
      <w:r w:rsidRPr="007748CB">
        <w:rPr>
          <w:rFonts w:ascii="Arial" w:hAnsi="Arial" w:cs="Arial"/>
          <w:sz w:val="24"/>
          <w:szCs w:val="24"/>
        </w:rPr>
        <w:t xml:space="preserve">A todo visitante se le exigirá </w:t>
      </w:r>
      <w:r w:rsidR="009E23BF" w:rsidRPr="007748CB">
        <w:rPr>
          <w:rFonts w:ascii="Arial" w:hAnsi="Arial" w:cs="Arial"/>
          <w:sz w:val="24"/>
          <w:szCs w:val="24"/>
        </w:rPr>
        <w:t xml:space="preserve">registrarse </w:t>
      </w:r>
      <w:r w:rsidR="00A56D89">
        <w:rPr>
          <w:rFonts w:ascii="Arial" w:hAnsi="Arial" w:cs="Arial"/>
          <w:sz w:val="24"/>
          <w:szCs w:val="24"/>
        </w:rPr>
        <w:t xml:space="preserve">en la recepción y </w:t>
      </w:r>
      <w:r w:rsidRPr="007748CB">
        <w:rPr>
          <w:rFonts w:ascii="Arial" w:hAnsi="Arial" w:cs="Arial"/>
          <w:sz w:val="24"/>
          <w:szCs w:val="24"/>
        </w:rPr>
        <w:t>presentar una identificación</w:t>
      </w:r>
      <w:r w:rsidR="00020EF5" w:rsidRPr="007748CB">
        <w:rPr>
          <w:rFonts w:ascii="Arial" w:hAnsi="Arial" w:cs="Arial"/>
          <w:sz w:val="24"/>
          <w:szCs w:val="24"/>
        </w:rPr>
        <w:t xml:space="preserve"> con </w:t>
      </w:r>
      <w:r w:rsidR="00715176" w:rsidRPr="007748CB">
        <w:rPr>
          <w:rFonts w:ascii="Arial" w:hAnsi="Arial" w:cs="Arial"/>
          <w:sz w:val="24"/>
          <w:szCs w:val="24"/>
        </w:rPr>
        <w:t>fotografía</w:t>
      </w:r>
      <w:r w:rsidR="00A56D89">
        <w:rPr>
          <w:rFonts w:ascii="Arial" w:hAnsi="Arial" w:cs="Arial"/>
          <w:sz w:val="24"/>
          <w:szCs w:val="24"/>
        </w:rPr>
        <w:t xml:space="preserve">, para tomar sus datos </w:t>
      </w:r>
      <w:r w:rsidR="00E33F14">
        <w:rPr>
          <w:rFonts w:ascii="Arial" w:hAnsi="Arial" w:cs="Arial"/>
          <w:sz w:val="24"/>
          <w:szCs w:val="24"/>
        </w:rPr>
        <w:t xml:space="preserve">para el registro en el </w:t>
      </w:r>
      <w:r w:rsidR="00CF063E">
        <w:rPr>
          <w:rFonts w:ascii="Arial" w:hAnsi="Arial" w:cs="Arial"/>
          <w:sz w:val="24"/>
          <w:szCs w:val="24"/>
        </w:rPr>
        <w:t>software</w:t>
      </w:r>
      <w:ins w:id="2" w:author="mduque" w:date="2016-04-22T11:15:00Z">
        <w:r w:rsidR="003A220D">
          <w:rPr>
            <w:rFonts w:ascii="Arial" w:hAnsi="Arial" w:cs="Arial"/>
            <w:sz w:val="24"/>
            <w:szCs w:val="24"/>
          </w:rPr>
          <w:t xml:space="preserve"> </w:t>
        </w:r>
      </w:ins>
      <w:r w:rsidR="00A85E2A" w:rsidRPr="0076698D">
        <w:rPr>
          <w:rFonts w:ascii="Arial" w:hAnsi="Arial" w:cs="Arial"/>
          <w:sz w:val="24"/>
          <w:szCs w:val="24"/>
        </w:rPr>
        <w:t>INOUT</w:t>
      </w:r>
      <w:r w:rsidR="002F4107" w:rsidRPr="0076698D">
        <w:rPr>
          <w:rFonts w:ascii="Arial" w:hAnsi="Arial" w:cs="Arial"/>
          <w:sz w:val="24"/>
          <w:szCs w:val="24"/>
        </w:rPr>
        <w:t>,</w:t>
      </w:r>
      <w:r w:rsidR="002F4107">
        <w:rPr>
          <w:rFonts w:ascii="Arial" w:hAnsi="Arial" w:cs="Arial"/>
          <w:sz w:val="24"/>
          <w:szCs w:val="24"/>
        </w:rPr>
        <w:t xml:space="preserve"> (en caso que este no se encuentre disponible se deberá llevar registro de todos los visitantes en el </w:t>
      </w:r>
      <w:r w:rsidR="002F4107">
        <w:rPr>
          <w:rFonts w:ascii="Arial" w:hAnsi="Arial" w:cs="Arial"/>
          <w:bCs/>
          <w:sz w:val="24"/>
          <w:szCs w:val="24"/>
        </w:rPr>
        <w:t xml:space="preserve">Anexo 4: Registro y control de visitantes. </w:t>
      </w:r>
      <w:r w:rsidR="00422E69">
        <w:rPr>
          <w:rFonts w:ascii="Arial" w:hAnsi="Arial" w:cs="Arial"/>
          <w:sz w:val="24"/>
          <w:szCs w:val="24"/>
        </w:rPr>
        <w:t xml:space="preserve">Se le entregara un carné que deberá portar </w:t>
      </w:r>
      <w:r w:rsidRPr="007748CB">
        <w:rPr>
          <w:rFonts w:ascii="Arial" w:hAnsi="Arial" w:cs="Arial"/>
          <w:sz w:val="24"/>
          <w:szCs w:val="24"/>
        </w:rPr>
        <w:t xml:space="preserve">en lugar visible durante </w:t>
      </w:r>
      <w:r w:rsidR="003E3265" w:rsidRPr="007748CB">
        <w:rPr>
          <w:rFonts w:ascii="Arial" w:hAnsi="Arial" w:cs="Arial"/>
          <w:sz w:val="24"/>
          <w:szCs w:val="24"/>
        </w:rPr>
        <w:t>su permanencia en</w:t>
      </w:r>
      <w:r w:rsidRPr="007748CB">
        <w:rPr>
          <w:rFonts w:ascii="Arial" w:hAnsi="Arial" w:cs="Arial"/>
          <w:sz w:val="24"/>
          <w:szCs w:val="24"/>
        </w:rPr>
        <w:t xml:space="preserve"> las instalaciones y entregarl</w:t>
      </w:r>
      <w:r w:rsidR="000D185D" w:rsidRPr="007748CB">
        <w:rPr>
          <w:rFonts w:ascii="Arial" w:hAnsi="Arial" w:cs="Arial"/>
          <w:sz w:val="24"/>
          <w:szCs w:val="24"/>
        </w:rPr>
        <w:t>o</w:t>
      </w:r>
      <w:r w:rsidRPr="007748CB">
        <w:rPr>
          <w:rFonts w:ascii="Arial" w:hAnsi="Arial" w:cs="Arial"/>
          <w:sz w:val="24"/>
          <w:szCs w:val="24"/>
        </w:rPr>
        <w:t xml:space="preserve"> al salir. </w:t>
      </w:r>
      <w:r w:rsidR="003900DB">
        <w:rPr>
          <w:rFonts w:ascii="Arial" w:hAnsi="Arial" w:cs="Arial"/>
          <w:sz w:val="24"/>
          <w:szCs w:val="24"/>
        </w:rPr>
        <w:t xml:space="preserve">La recepcionista </w:t>
      </w:r>
      <w:r w:rsidRPr="007748CB">
        <w:rPr>
          <w:rFonts w:ascii="Arial" w:hAnsi="Arial" w:cs="Arial"/>
          <w:sz w:val="24"/>
          <w:szCs w:val="24"/>
        </w:rPr>
        <w:t xml:space="preserve"> registrar</w:t>
      </w:r>
      <w:r w:rsidR="003900DB">
        <w:rPr>
          <w:rFonts w:ascii="Arial" w:hAnsi="Arial" w:cs="Arial"/>
          <w:sz w:val="24"/>
          <w:szCs w:val="24"/>
        </w:rPr>
        <w:t>á</w:t>
      </w:r>
      <w:r w:rsidR="00114AA3" w:rsidRPr="007748CB">
        <w:rPr>
          <w:rFonts w:ascii="Arial" w:hAnsi="Arial" w:cs="Arial"/>
          <w:sz w:val="24"/>
          <w:szCs w:val="24"/>
        </w:rPr>
        <w:t xml:space="preserve"> en el </w:t>
      </w:r>
      <w:r w:rsidR="00E33F14">
        <w:rPr>
          <w:rFonts w:ascii="Arial" w:hAnsi="Arial" w:cs="Arial"/>
          <w:sz w:val="24"/>
          <w:szCs w:val="24"/>
        </w:rPr>
        <w:t xml:space="preserve">software de registro de </w:t>
      </w:r>
      <w:r w:rsidR="002F0C9B">
        <w:rPr>
          <w:rFonts w:ascii="Arial" w:hAnsi="Arial" w:cs="Arial"/>
          <w:sz w:val="24"/>
          <w:szCs w:val="24"/>
        </w:rPr>
        <w:t>visitantes a</w:t>
      </w:r>
      <w:r w:rsidR="003900DB">
        <w:rPr>
          <w:rFonts w:ascii="Arial" w:hAnsi="Arial" w:cs="Arial"/>
          <w:sz w:val="24"/>
          <w:szCs w:val="24"/>
        </w:rPr>
        <w:t xml:space="preserve"> todos los visitantes que ingresen a la compañía y de igual forma se registrarán en el formato CO-7PR-14/F5 (</w:t>
      </w:r>
      <w:r w:rsidR="002F4107">
        <w:rPr>
          <w:rFonts w:ascii="Arial" w:hAnsi="Arial" w:cs="Arial"/>
          <w:sz w:val="24"/>
          <w:szCs w:val="24"/>
        </w:rPr>
        <w:t>Anexo 5</w:t>
      </w:r>
      <w:r w:rsidR="003900DB">
        <w:rPr>
          <w:rFonts w:ascii="Arial" w:hAnsi="Arial" w:cs="Arial"/>
          <w:sz w:val="24"/>
          <w:szCs w:val="24"/>
        </w:rPr>
        <w:t xml:space="preserve">) </w:t>
      </w:r>
      <w:r w:rsidR="00114AA3" w:rsidRPr="007748CB">
        <w:rPr>
          <w:rFonts w:ascii="Arial" w:hAnsi="Arial" w:cs="Arial"/>
          <w:sz w:val="24"/>
          <w:szCs w:val="24"/>
        </w:rPr>
        <w:t xml:space="preserve">los equipos </w:t>
      </w:r>
      <w:r w:rsidR="002F0C9B" w:rsidRPr="007748CB">
        <w:rPr>
          <w:rFonts w:ascii="Arial" w:hAnsi="Arial" w:cs="Arial"/>
          <w:sz w:val="24"/>
          <w:szCs w:val="24"/>
        </w:rPr>
        <w:t>de cómputo</w:t>
      </w:r>
      <w:r w:rsidR="00B21884" w:rsidRPr="007748CB">
        <w:rPr>
          <w:rFonts w:ascii="Arial" w:hAnsi="Arial" w:cs="Arial"/>
          <w:sz w:val="24"/>
          <w:szCs w:val="24"/>
        </w:rPr>
        <w:t xml:space="preserve"> portátil </w:t>
      </w:r>
      <w:r w:rsidR="003900DB">
        <w:rPr>
          <w:rFonts w:ascii="Arial" w:hAnsi="Arial" w:cs="Arial"/>
          <w:sz w:val="24"/>
          <w:szCs w:val="24"/>
        </w:rPr>
        <w:t xml:space="preserve">de los visitantes. </w:t>
      </w:r>
    </w:p>
    <w:p w14:paraId="0ED66BB7" w14:textId="77777777" w:rsidR="002E5FD8" w:rsidRDefault="002E5FD8" w:rsidP="002E5FD8">
      <w:pPr>
        <w:ind w:left="284"/>
        <w:jc w:val="both"/>
        <w:rPr>
          <w:rFonts w:ascii="Arial" w:hAnsi="Arial" w:cs="Arial"/>
          <w:sz w:val="24"/>
          <w:szCs w:val="24"/>
        </w:rPr>
      </w:pPr>
    </w:p>
    <w:p w14:paraId="0ED66BB8" w14:textId="77777777" w:rsidR="002E5FD8" w:rsidRDefault="002E5FD8" w:rsidP="002E5FD8">
      <w:pPr>
        <w:ind w:left="284"/>
        <w:jc w:val="both"/>
        <w:rPr>
          <w:rFonts w:ascii="Arial" w:hAnsi="Arial" w:cs="Arial"/>
          <w:sz w:val="24"/>
          <w:szCs w:val="24"/>
        </w:rPr>
      </w:pPr>
    </w:p>
    <w:p w14:paraId="0ED66BB9" w14:textId="77777777" w:rsidR="007E02C9" w:rsidRDefault="00B21884" w:rsidP="00097A18">
      <w:pPr>
        <w:numPr>
          <w:ilvl w:val="0"/>
          <w:numId w:val="19"/>
        </w:numPr>
        <w:tabs>
          <w:tab w:val="num" w:pos="284"/>
        </w:tabs>
        <w:ind w:left="284" w:hanging="284"/>
        <w:jc w:val="both"/>
        <w:rPr>
          <w:rFonts w:ascii="Arial" w:hAnsi="Arial" w:cs="Arial"/>
          <w:sz w:val="24"/>
          <w:szCs w:val="24"/>
        </w:rPr>
      </w:pPr>
      <w:r>
        <w:rPr>
          <w:rFonts w:ascii="Arial" w:hAnsi="Arial" w:cs="Arial"/>
          <w:sz w:val="24"/>
          <w:szCs w:val="24"/>
        </w:rPr>
        <w:t xml:space="preserve">Los empleados son responsables de los visitantes </w:t>
      </w:r>
      <w:r w:rsidR="005D0B0E" w:rsidRPr="00B21884">
        <w:rPr>
          <w:rFonts w:ascii="Arial" w:hAnsi="Arial" w:cs="Arial"/>
          <w:sz w:val="24"/>
          <w:szCs w:val="24"/>
        </w:rPr>
        <w:t xml:space="preserve">por tanto deben recibirlos en la puerta de entrada y acompañarlos </w:t>
      </w:r>
      <w:r w:rsidR="003E3265" w:rsidRPr="00B21884">
        <w:rPr>
          <w:rFonts w:ascii="Arial" w:hAnsi="Arial" w:cs="Arial"/>
          <w:sz w:val="24"/>
          <w:szCs w:val="24"/>
        </w:rPr>
        <w:t>durante su permanencia en</w:t>
      </w:r>
      <w:r w:rsidR="005D0B0E" w:rsidRPr="00B21884">
        <w:rPr>
          <w:rFonts w:ascii="Arial" w:hAnsi="Arial" w:cs="Arial"/>
          <w:sz w:val="24"/>
          <w:szCs w:val="24"/>
        </w:rPr>
        <w:t xml:space="preserve"> las instalaciones</w:t>
      </w:r>
      <w:r w:rsidR="00556580" w:rsidRPr="00B21884">
        <w:rPr>
          <w:rFonts w:ascii="Arial" w:hAnsi="Arial" w:cs="Arial"/>
          <w:sz w:val="24"/>
          <w:szCs w:val="24"/>
        </w:rPr>
        <w:t>, hasta su salida</w:t>
      </w:r>
      <w:r w:rsidR="005D0B0E" w:rsidRPr="00B21884">
        <w:rPr>
          <w:rFonts w:ascii="Arial" w:hAnsi="Arial" w:cs="Arial"/>
          <w:sz w:val="24"/>
          <w:szCs w:val="24"/>
        </w:rPr>
        <w:t xml:space="preserve">. </w:t>
      </w:r>
      <w:r w:rsidR="00B57BCF" w:rsidRPr="00B21884">
        <w:rPr>
          <w:rFonts w:ascii="Arial" w:hAnsi="Arial" w:cs="Arial"/>
          <w:sz w:val="24"/>
          <w:szCs w:val="24"/>
        </w:rPr>
        <w:t xml:space="preserve">Si </w:t>
      </w:r>
      <w:r w:rsidR="007E02C9">
        <w:rPr>
          <w:rFonts w:ascii="Arial" w:hAnsi="Arial" w:cs="Arial"/>
          <w:sz w:val="24"/>
          <w:szCs w:val="24"/>
        </w:rPr>
        <w:t xml:space="preserve">el visitante </w:t>
      </w:r>
      <w:r w:rsidR="00B57BCF" w:rsidRPr="00B21884">
        <w:rPr>
          <w:rFonts w:ascii="Arial" w:hAnsi="Arial" w:cs="Arial"/>
          <w:sz w:val="24"/>
          <w:szCs w:val="24"/>
        </w:rPr>
        <w:t>desea entrevistarse con</w:t>
      </w:r>
      <w:r w:rsidR="005D0B0E" w:rsidRPr="00B21884">
        <w:rPr>
          <w:rFonts w:ascii="Arial" w:hAnsi="Arial" w:cs="Arial"/>
          <w:sz w:val="24"/>
          <w:szCs w:val="24"/>
        </w:rPr>
        <w:t xml:space="preserve"> otra persona</w:t>
      </w:r>
      <w:r w:rsidR="000D185D" w:rsidRPr="00B21884">
        <w:rPr>
          <w:rFonts w:ascii="Arial" w:hAnsi="Arial" w:cs="Arial"/>
          <w:sz w:val="24"/>
          <w:szCs w:val="24"/>
        </w:rPr>
        <w:t xml:space="preserve">, </w:t>
      </w:r>
      <w:r w:rsidR="007E02C9">
        <w:rPr>
          <w:rFonts w:ascii="Arial" w:hAnsi="Arial" w:cs="Arial"/>
          <w:sz w:val="24"/>
          <w:szCs w:val="24"/>
        </w:rPr>
        <w:t xml:space="preserve">el funcionario debe acompañarlo y coordinar </w:t>
      </w:r>
      <w:r w:rsidR="000D185D" w:rsidRPr="00B21884">
        <w:rPr>
          <w:rFonts w:ascii="Arial" w:hAnsi="Arial" w:cs="Arial"/>
          <w:sz w:val="24"/>
          <w:szCs w:val="24"/>
        </w:rPr>
        <w:t xml:space="preserve">con </w:t>
      </w:r>
      <w:r w:rsidR="007E02C9">
        <w:rPr>
          <w:rFonts w:ascii="Arial" w:hAnsi="Arial" w:cs="Arial"/>
          <w:sz w:val="24"/>
          <w:szCs w:val="24"/>
        </w:rPr>
        <w:t xml:space="preserve">el </w:t>
      </w:r>
      <w:r w:rsidR="000D185D" w:rsidRPr="00B21884">
        <w:rPr>
          <w:rFonts w:ascii="Arial" w:hAnsi="Arial" w:cs="Arial"/>
          <w:sz w:val="24"/>
          <w:szCs w:val="24"/>
        </w:rPr>
        <w:t xml:space="preserve">otro </w:t>
      </w:r>
      <w:r w:rsidR="007E02C9" w:rsidRPr="00B21884">
        <w:rPr>
          <w:rFonts w:ascii="Arial" w:hAnsi="Arial" w:cs="Arial"/>
          <w:sz w:val="24"/>
          <w:szCs w:val="24"/>
        </w:rPr>
        <w:t>funcionario el</w:t>
      </w:r>
      <w:r w:rsidR="003E3265" w:rsidRPr="00B21884">
        <w:rPr>
          <w:rFonts w:ascii="Arial" w:hAnsi="Arial" w:cs="Arial"/>
          <w:sz w:val="24"/>
          <w:szCs w:val="24"/>
        </w:rPr>
        <w:t xml:space="preserve"> recibo </w:t>
      </w:r>
      <w:r w:rsidR="000D185D" w:rsidRPr="00B21884">
        <w:rPr>
          <w:rFonts w:ascii="Arial" w:hAnsi="Arial" w:cs="Arial"/>
          <w:sz w:val="24"/>
          <w:szCs w:val="24"/>
        </w:rPr>
        <w:t>de la persona</w:t>
      </w:r>
      <w:r w:rsidR="003E3265" w:rsidRPr="00B21884">
        <w:rPr>
          <w:rFonts w:ascii="Arial" w:hAnsi="Arial" w:cs="Arial"/>
          <w:sz w:val="24"/>
          <w:szCs w:val="24"/>
        </w:rPr>
        <w:t>.</w:t>
      </w:r>
    </w:p>
    <w:p w14:paraId="0ED66BBA" w14:textId="77777777" w:rsidR="00FB2DE0" w:rsidRDefault="00FB2DE0" w:rsidP="00FB2DE0">
      <w:pPr>
        <w:ind w:left="284"/>
        <w:jc w:val="both"/>
        <w:rPr>
          <w:rFonts w:ascii="Arial" w:hAnsi="Arial" w:cs="Arial"/>
          <w:sz w:val="24"/>
          <w:szCs w:val="24"/>
        </w:rPr>
      </w:pPr>
    </w:p>
    <w:p w14:paraId="0EA8CA64" w14:textId="77777777" w:rsidR="000C3E76" w:rsidRDefault="008F668A" w:rsidP="000C3E76">
      <w:pPr>
        <w:numPr>
          <w:ilvl w:val="0"/>
          <w:numId w:val="19"/>
        </w:numPr>
        <w:tabs>
          <w:tab w:val="num" w:pos="284"/>
        </w:tabs>
        <w:ind w:left="284" w:hanging="284"/>
        <w:jc w:val="both"/>
        <w:rPr>
          <w:rFonts w:ascii="Arial" w:hAnsi="Arial" w:cs="Arial"/>
          <w:sz w:val="24"/>
          <w:szCs w:val="24"/>
        </w:rPr>
      </w:pPr>
      <w:r w:rsidRPr="000C3E76">
        <w:rPr>
          <w:rFonts w:ascii="Arial" w:hAnsi="Arial" w:cs="Arial"/>
          <w:sz w:val="24"/>
          <w:szCs w:val="24"/>
        </w:rPr>
        <w:t>En caso de</w:t>
      </w:r>
      <w:r w:rsidR="005D0B0E" w:rsidRPr="000C3E76">
        <w:rPr>
          <w:rFonts w:ascii="Arial" w:hAnsi="Arial" w:cs="Arial"/>
          <w:sz w:val="24"/>
          <w:szCs w:val="24"/>
        </w:rPr>
        <w:t xml:space="preserve"> presenta</w:t>
      </w:r>
      <w:r w:rsidRPr="000C3E76">
        <w:rPr>
          <w:rFonts w:ascii="Arial" w:hAnsi="Arial" w:cs="Arial"/>
          <w:sz w:val="24"/>
          <w:szCs w:val="24"/>
        </w:rPr>
        <w:t>rse</w:t>
      </w:r>
      <w:r w:rsidR="005D0B0E" w:rsidRPr="000C3E76">
        <w:rPr>
          <w:rFonts w:ascii="Arial" w:hAnsi="Arial" w:cs="Arial"/>
          <w:sz w:val="24"/>
          <w:szCs w:val="24"/>
        </w:rPr>
        <w:t xml:space="preserve"> una situación de emergencia, el empleado debe encargarse del visitante siguiendo los </w:t>
      </w:r>
      <w:r w:rsidR="002F0C9B" w:rsidRPr="000C3E76">
        <w:rPr>
          <w:rFonts w:ascii="Arial" w:hAnsi="Arial" w:cs="Arial"/>
          <w:sz w:val="24"/>
          <w:szCs w:val="24"/>
        </w:rPr>
        <w:t>protocolos establecidos</w:t>
      </w:r>
      <w:r w:rsidR="00B21884" w:rsidRPr="000C3E76">
        <w:rPr>
          <w:rFonts w:ascii="Arial" w:hAnsi="Arial" w:cs="Arial"/>
          <w:sz w:val="24"/>
          <w:szCs w:val="24"/>
        </w:rPr>
        <w:t xml:space="preserve"> </w:t>
      </w:r>
      <w:r w:rsidR="005D0B0E" w:rsidRPr="000C3E76">
        <w:rPr>
          <w:rFonts w:ascii="Arial" w:hAnsi="Arial" w:cs="Arial"/>
          <w:sz w:val="24"/>
          <w:szCs w:val="24"/>
        </w:rPr>
        <w:t>para casos de emergencia.</w:t>
      </w:r>
      <w:r w:rsidR="000D185D" w:rsidRPr="000C3E76">
        <w:rPr>
          <w:rFonts w:ascii="Arial" w:hAnsi="Arial" w:cs="Arial"/>
          <w:sz w:val="24"/>
          <w:szCs w:val="24"/>
        </w:rPr>
        <w:t xml:space="preserve"> (Ver Plan de Emergencia sede)</w:t>
      </w:r>
      <w:r w:rsidR="000C3E76" w:rsidRPr="000C3E76">
        <w:rPr>
          <w:rFonts w:ascii="Arial" w:hAnsi="Arial" w:cs="Arial"/>
          <w:sz w:val="24"/>
          <w:szCs w:val="24"/>
        </w:rPr>
        <w:t>.</w:t>
      </w:r>
    </w:p>
    <w:p w14:paraId="667AF665" w14:textId="77777777" w:rsidR="000C3E76" w:rsidRDefault="000C3E76" w:rsidP="000C3E76">
      <w:pPr>
        <w:pStyle w:val="Prrafodelista"/>
        <w:rPr>
          <w:rFonts w:ascii="Arial" w:hAnsi="Arial" w:cs="Arial"/>
          <w:sz w:val="24"/>
          <w:szCs w:val="24"/>
        </w:rPr>
      </w:pPr>
    </w:p>
    <w:p w14:paraId="50D5D340" w14:textId="7C6915EC" w:rsidR="00CC7E35" w:rsidRPr="000C3E76" w:rsidRDefault="005D0B0E" w:rsidP="000C3E76">
      <w:pPr>
        <w:numPr>
          <w:ilvl w:val="0"/>
          <w:numId w:val="19"/>
        </w:numPr>
        <w:tabs>
          <w:tab w:val="num" w:pos="284"/>
        </w:tabs>
        <w:ind w:left="284" w:hanging="284"/>
        <w:jc w:val="both"/>
        <w:rPr>
          <w:rFonts w:ascii="Arial" w:hAnsi="Arial" w:cs="Arial"/>
          <w:sz w:val="24"/>
          <w:szCs w:val="24"/>
        </w:rPr>
      </w:pPr>
      <w:r w:rsidRPr="000C3E76">
        <w:rPr>
          <w:rFonts w:ascii="Arial" w:hAnsi="Arial" w:cs="Arial"/>
          <w:sz w:val="24"/>
          <w:szCs w:val="24"/>
        </w:rPr>
        <w:t xml:space="preserve">Los trabajadores </w:t>
      </w:r>
      <w:r w:rsidR="00B21884" w:rsidRPr="000C3E76">
        <w:rPr>
          <w:rFonts w:ascii="Arial" w:hAnsi="Arial" w:cs="Arial"/>
          <w:sz w:val="24"/>
          <w:szCs w:val="24"/>
        </w:rPr>
        <w:t xml:space="preserve">contratados </w:t>
      </w:r>
      <w:r w:rsidRPr="000C3E76">
        <w:rPr>
          <w:rFonts w:ascii="Arial" w:hAnsi="Arial" w:cs="Arial"/>
          <w:sz w:val="24"/>
          <w:szCs w:val="24"/>
        </w:rPr>
        <w:t>temporal</w:t>
      </w:r>
      <w:r w:rsidR="00B21884" w:rsidRPr="000C3E76">
        <w:rPr>
          <w:rFonts w:ascii="Arial" w:hAnsi="Arial" w:cs="Arial"/>
          <w:sz w:val="24"/>
          <w:szCs w:val="24"/>
        </w:rPr>
        <w:t xml:space="preserve">mente </w:t>
      </w:r>
      <w:r w:rsidRPr="000C3E76">
        <w:rPr>
          <w:rFonts w:ascii="Arial" w:hAnsi="Arial" w:cs="Arial"/>
          <w:sz w:val="24"/>
          <w:szCs w:val="24"/>
        </w:rPr>
        <w:t>deberán portar un carné de identificación</w:t>
      </w:r>
      <w:r w:rsidR="003E3265" w:rsidRPr="000C3E76">
        <w:rPr>
          <w:rFonts w:ascii="Arial" w:hAnsi="Arial" w:cs="Arial"/>
          <w:sz w:val="24"/>
          <w:szCs w:val="24"/>
        </w:rPr>
        <w:t xml:space="preserve"> el cual es entregado en la recepción, para uso exclusivo de contratistas y temporales.</w:t>
      </w:r>
    </w:p>
    <w:p w14:paraId="3616105F" w14:textId="77777777" w:rsidR="00CC7E35" w:rsidRDefault="00CC7E35" w:rsidP="000C3E76">
      <w:pPr>
        <w:ind w:left="284"/>
        <w:jc w:val="both"/>
        <w:rPr>
          <w:rFonts w:ascii="Arial" w:hAnsi="Arial" w:cs="Arial"/>
          <w:sz w:val="24"/>
          <w:szCs w:val="24"/>
        </w:rPr>
      </w:pPr>
    </w:p>
    <w:p w14:paraId="796667ED" w14:textId="0A737F65" w:rsidR="00CC7E35" w:rsidRPr="000C3E76" w:rsidRDefault="00CC7E35" w:rsidP="000C3E76">
      <w:pPr>
        <w:ind w:left="284"/>
        <w:jc w:val="both"/>
        <w:rPr>
          <w:rFonts w:ascii="Arial" w:hAnsi="Arial" w:cs="Arial"/>
          <w:b/>
          <w:sz w:val="24"/>
          <w:szCs w:val="24"/>
        </w:rPr>
      </w:pPr>
      <w:r w:rsidRPr="000C3E76">
        <w:rPr>
          <w:rFonts w:ascii="Arial" w:hAnsi="Arial" w:cs="Arial"/>
          <w:b/>
          <w:sz w:val="24"/>
          <w:szCs w:val="24"/>
        </w:rPr>
        <w:t>7.1.2 PERSONAL NO AUTORIZADO</w:t>
      </w:r>
    </w:p>
    <w:p w14:paraId="0ED66BBE" w14:textId="77777777" w:rsidR="001974CC" w:rsidRDefault="001974CC" w:rsidP="00A96411">
      <w:pPr>
        <w:jc w:val="both"/>
        <w:rPr>
          <w:rFonts w:ascii="Arial" w:hAnsi="Arial" w:cs="Arial"/>
          <w:color w:val="000000"/>
          <w:sz w:val="24"/>
          <w:szCs w:val="24"/>
          <w:highlight w:val="cyan"/>
        </w:rPr>
      </w:pPr>
    </w:p>
    <w:p w14:paraId="1FCFFBDF" w14:textId="1F91DFF2" w:rsidR="00CC7E35" w:rsidRPr="000C3E76" w:rsidRDefault="00293C6D" w:rsidP="00A96411">
      <w:pPr>
        <w:jc w:val="both"/>
        <w:rPr>
          <w:rFonts w:ascii="Arial" w:hAnsi="Arial" w:cs="Arial"/>
          <w:color w:val="000000"/>
          <w:sz w:val="24"/>
          <w:szCs w:val="24"/>
        </w:rPr>
      </w:pPr>
      <w:r w:rsidRPr="000C3E76">
        <w:rPr>
          <w:rFonts w:ascii="Arial" w:hAnsi="Arial" w:cs="Arial"/>
          <w:color w:val="000000"/>
          <w:sz w:val="24"/>
          <w:szCs w:val="24"/>
        </w:rPr>
        <w:t xml:space="preserve">En caso que una </w:t>
      </w:r>
      <w:r w:rsidR="0084493A" w:rsidRPr="000C3E76">
        <w:rPr>
          <w:rFonts w:ascii="Arial" w:hAnsi="Arial" w:cs="Arial"/>
          <w:color w:val="000000"/>
          <w:sz w:val="24"/>
          <w:szCs w:val="24"/>
        </w:rPr>
        <w:t>persona no cumpla con los requisitos de Ingreso a la Sede y no  esté autorizada a ingresar</w:t>
      </w:r>
      <w:r w:rsidRPr="000C3E76">
        <w:rPr>
          <w:rFonts w:ascii="Arial" w:hAnsi="Arial" w:cs="Arial"/>
          <w:color w:val="000000"/>
          <w:sz w:val="24"/>
          <w:szCs w:val="24"/>
        </w:rPr>
        <w:t xml:space="preserve">, </w:t>
      </w:r>
      <w:r w:rsidR="0084493A" w:rsidRPr="000C3E76">
        <w:rPr>
          <w:rFonts w:ascii="Arial" w:hAnsi="Arial" w:cs="Arial"/>
          <w:color w:val="000000"/>
          <w:sz w:val="24"/>
          <w:szCs w:val="24"/>
        </w:rPr>
        <w:t>el personal de recepción debe determinar</w:t>
      </w:r>
      <w:r w:rsidRPr="000C3E76">
        <w:rPr>
          <w:rFonts w:ascii="Arial" w:hAnsi="Arial" w:cs="Arial"/>
          <w:color w:val="000000"/>
          <w:sz w:val="24"/>
          <w:szCs w:val="24"/>
        </w:rPr>
        <w:t xml:space="preserve"> </w:t>
      </w:r>
      <w:r w:rsidR="0084493A" w:rsidRPr="000C3E76">
        <w:rPr>
          <w:rFonts w:ascii="Arial" w:hAnsi="Arial" w:cs="Arial"/>
          <w:color w:val="000000"/>
          <w:sz w:val="24"/>
          <w:szCs w:val="24"/>
        </w:rPr>
        <w:t xml:space="preserve">con </w:t>
      </w:r>
      <w:r w:rsidRPr="000C3E76">
        <w:rPr>
          <w:rFonts w:ascii="Arial" w:hAnsi="Arial" w:cs="Arial"/>
          <w:color w:val="000000"/>
          <w:sz w:val="24"/>
          <w:szCs w:val="24"/>
        </w:rPr>
        <w:t>la persona a visitar</w:t>
      </w:r>
      <w:r w:rsidR="0084493A" w:rsidRPr="000C3E76">
        <w:rPr>
          <w:rFonts w:ascii="Arial" w:hAnsi="Arial" w:cs="Arial"/>
          <w:color w:val="000000"/>
          <w:sz w:val="24"/>
          <w:szCs w:val="24"/>
        </w:rPr>
        <w:t xml:space="preserve"> la urgencia de la reunión, S</w:t>
      </w:r>
      <w:r w:rsidRPr="000C3E76">
        <w:rPr>
          <w:rFonts w:ascii="Arial" w:hAnsi="Arial" w:cs="Arial"/>
          <w:color w:val="000000"/>
          <w:sz w:val="24"/>
          <w:szCs w:val="24"/>
        </w:rPr>
        <w:t>i la reunión es urgente</w:t>
      </w:r>
      <w:r w:rsidR="0084493A" w:rsidRPr="000C3E76">
        <w:rPr>
          <w:rFonts w:ascii="Arial" w:hAnsi="Arial" w:cs="Arial"/>
          <w:color w:val="000000"/>
          <w:sz w:val="24"/>
          <w:szCs w:val="24"/>
        </w:rPr>
        <w:t xml:space="preserve">, se debe informar al visitante los requisitos de ingreso </w:t>
      </w:r>
      <w:r w:rsidR="0024111B" w:rsidRPr="000C3E76">
        <w:rPr>
          <w:rFonts w:ascii="Arial" w:hAnsi="Arial" w:cs="Arial"/>
          <w:color w:val="000000"/>
          <w:sz w:val="24"/>
          <w:szCs w:val="24"/>
        </w:rPr>
        <w:t xml:space="preserve"> a las instalaciones </w:t>
      </w:r>
      <w:r w:rsidR="0084493A" w:rsidRPr="000C3E76">
        <w:rPr>
          <w:rFonts w:ascii="Arial" w:hAnsi="Arial" w:cs="Arial"/>
          <w:color w:val="000000"/>
          <w:sz w:val="24"/>
          <w:szCs w:val="24"/>
        </w:rPr>
        <w:t>para una próxima oportunidad  y la reunión debe efectuarse en el área de espera designada</w:t>
      </w:r>
      <w:r w:rsidR="0024111B" w:rsidRPr="000C3E76">
        <w:rPr>
          <w:rFonts w:ascii="Arial" w:hAnsi="Arial" w:cs="Arial"/>
          <w:color w:val="000000"/>
          <w:sz w:val="24"/>
          <w:szCs w:val="24"/>
        </w:rPr>
        <w:t xml:space="preserve"> para los visitantes, la cual se encuentra </w:t>
      </w:r>
      <w:r w:rsidR="0084493A" w:rsidRPr="000C3E76">
        <w:rPr>
          <w:rFonts w:ascii="Arial" w:hAnsi="Arial" w:cs="Arial"/>
          <w:color w:val="000000"/>
          <w:sz w:val="24"/>
          <w:szCs w:val="24"/>
        </w:rPr>
        <w:t>ubicada en frente de la recepción.</w:t>
      </w:r>
    </w:p>
    <w:p w14:paraId="08FE567C" w14:textId="77777777" w:rsidR="00CC7E35" w:rsidRPr="000C3E76" w:rsidRDefault="00CC7E35" w:rsidP="00A96411">
      <w:pPr>
        <w:jc w:val="both"/>
        <w:rPr>
          <w:rFonts w:ascii="Arial" w:hAnsi="Arial" w:cs="Arial"/>
          <w:color w:val="000000"/>
          <w:sz w:val="24"/>
          <w:szCs w:val="24"/>
        </w:rPr>
      </w:pPr>
    </w:p>
    <w:p w14:paraId="38F85FDB" w14:textId="55B0F4E6" w:rsidR="0024111B" w:rsidRPr="000C3E76" w:rsidRDefault="0084493A" w:rsidP="00A96411">
      <w:pPr>
        <w:jc w:val="both"/>
        <w:rPr>
          <w:rFonts w:ascii="Arial" w:hAnsi="Arial" w:cs="Arial"/>
          <w:color w:val="000000"/>
          <w:sz w:val="24"/>
          <w:szCs w:val="24"/>
        </w:rPr>
      </w:pPr>
      <w:r w:rsidRPr="000C3E76">
        <w:rPr>
          <w:rFonts w:ascii="Arial" w:hAnsi="Arial" w:cs="Arial"/>
          <w:color w:val="000000"/>
          <w:sz w:val="24"/>
          <w:szCs w:val="24"/>
        </w:rPr>
        <w:t>Los empleados son responsables de reportar</w:t>
      </w:r>
      <w:r w:rsidR="0024111B" w:rsidRPr="000C3E76">
        <w:rPr>
          <w:rFonts w:ascii="Arial" w:hAnsi="Arial" w:cs="Arial"/>
          <w:color w:val="000000"/>
          <w:sz w:val="24"/>
          <w:szCs w:val="24"/>
        </w:rPr>
        <w:t xml:space="preserve"> actos inseguros en las sedes, por tal motivo en caso que detecten personas u  objetos sospechosos,  deben reportar inmediatamente la situación al Jefe de Seguridad. </w:t>
      </w:r>
    </w:p>
    <w:p w14:paraId="37240B72" w14:textId="2B823657" w:rsidR="000C0886" w:rsidRPr="000C3E76" w:rsidRDefault="0024111B" w:rsidP="00A96411">
      <w:pPr>
        <w:jc w:val="both"/>
        <w:rPr>
          <w:rFonts w:ascii="Arial" w:hAnsi="Arial" w:cs="Arial"/>
          <w:color w:val="000000"/>
          <w:sz w:val="24"/>
          <w:szCs w:val="24"/>
        </w:rPr>
      </w:pPr>
      <w:r w:rsidRPr="000C3E76">
        <w:rPr>
          <w:rFonts w:ascii="Arial" w:hAnsi="Arial" w:cs="Arial"/>
          <w:color w:val="000000"/>
          <w:sz w:val="24"/>
          <w:szCs w:val="24"/>
        </w:rPr>
        <w:t xml:space="preserve"> </w:t>
      </w:r>
    </w:p>
    <w:p w14:paraId="0ED66BBF" w14:textId="0A3B6257" w:rsidR="005D0B0E" w:rsidRPr="001A4CE2" w:rsidRDefault="00FC1069" w:rsidP="005D6177">
      <w:pPr>
        <w:pStyle w:val="Ttulo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.2</w:t>
      </w:r>
      <w:r w:rsidR="002F0C9B">
        <w:rPr>
          <w:rFonts w:ascii="Arial" w:hAnsi="Arial" w:cs="Arial"/>
          <w:sz w:val="24"/>
          <w:szCs w:val="24"/>
        </w:rPr>
        <w:t>.</w:t>
      </w:r>
      <w:r w:rsidR="002F0C9B" w:rsidRPr="001A4CE2">
        <w:rPr>
          <w:rFonts w:ascii="Arial" w:hAnsi="Arial" w:cs="Arial"/>
          <w:sz w:val="24"/>
          <w:szCs w:val="24"/>
        </w:rPr>
        <w:t xml:space="preserve"> OBJETOS</w:t>
      </w:r>
      <w:r w:rsidR="005D0B0E" w:rsidRPr="001A4CE2">
        <w:rPr>
          <w:rFonts w:ascii="Arial" w:hAnsi="Arial" w:cs="Arial"/>
          <w:sz w:val="24"/>
          <w:szCs w:val="24"/>
        </w:rPr>
        <w:t xml:space="preserve"> PERSONALES </w:t>
      </w:r>
    </w:p>
    <w:p w14:paraId="0ED66BC0" w14:textId="77777777" w:rsidR="005D0B0E" w:rsidRPr="001A4CE2" w:rsidRDefault="005D0B0E" w:rsidP="005D6177">
      <w:pPr>
        <w:jc w:val="both"/>
        <w:rPr>
          <w:rFonts w:ascii="Arial" w:hAnsi="Arial" w:cs="Arial"/>
          <w:sz w:val="24"/>
          <w:szCs w:val="24"/>
        </w:rPr>
      </w:pPr>
    </w:p>
    <w:p w14:paraId="0ED66BC1" w14:textId="1D630955" w:rsidR="0043731B" w:rsidRDefault="005D0B0E">
      <w:pPr>
        <w:numPr>
          <w:ilvl w:val="0"/>
          <w:numId w:val="19"/>
        </w:numPr>
        <w:tabs>
          <w:tab w:val="num" w:pos="284"/>
        </w:tabs>
        <w:ind w:left="284" w:hanging="284"/>
        <w:jc w:val="both"/>
        <w:rPr>
          <w:rFonts w:ascii="Arial" w:hAnsi="Arial" w:cs="Arial"/>
          <w:sz w:val="24"/>
          <w:szCs w:val="24"/>
        </w:rPr>
      </w:pPr>
      <w:r w:rsidRPr="001A4CE2">
        <w:rPr>
          <w:rFonts w:ascii="Arial" w:hAnsi="Arial" w:cs="Arial"/>
          <w:sz w:val="24"/>
          <w:szCs w:val="24"/>
        </w:rPr>
        <w:t xml:space="preserve">Cada funcionario es responsable de </w:t>
      </w:r>
      <w:r w:rsidR="005E74A8" w:rsidRPr="001A4CE2">
        <w:rPr>
          <w:rFonts w:ascii="Arial" w:hAnsi="Arial" w:cs="Arial"/>
          <w:sz w:val="24"/>
          <w:szCs w:val="24"/>
        </w:rPr>
        <w:t>la seguridad en</w:t>
      </w:r>
      <w:r w:rsidRPr="001A4CE2">
        <w:rPr>
          <w:rFonts w:ascii="Arial" w:hAnsi="Arial" w:cs="Arial"/>
          <w:sz w:val="24"/>
          <w:szCs w:val="24"/>
        </w:rPr>
        <w:t xml:space="preserve"> su área de trabajo</w:t>
      </w:r>
      <w:r w:rsidR="00B21884">
        <w:rPr>
          <w:rFonts w:ascii="Arial" w:hAnsi="Arial" w:cs="Arial"/>
          <w:sz w:val="24"/>
          <w:szCs w:val="24"/>
        </w:rPr>
        <w:t>,</w:t>
      </w:r>
      <w:r w:rsidR="00A81ED7">
        <w:rPr>
          <w:rFonts w:ascii="Arial" w:hAnsi="Arial" w:cs="Arial"/>
          <w:sz w:val="24"/>
          <w:szCs w:val="24"/>
        </w:rPr>
        <w:t xml:space="preserve"> por tanto no  deben</w:t>
      </w:r>
      <w:r w:rsidRPr="001A4CE2">
        <w:rPr>
          <w:rFonts w:ascii="Arial" w:hAnsi="Arial" w:cs="Arial"/>
          <w:sz w:val="24"/>
          <w:szCs w:val="24"/>
        </w:rPr>
        <w:t xml:space="preserve"> dej</w:t>
      </w:r>
      <w:r w:rsidR="00A81ED7">
        <w:rPr>
          <w:rFonts w:ascii="Arial" w:hAnsi="Arial" w:cs="Arial"/>
          <w:sz w:val="24"/>
          <w:szCs w:val="24"/>
        </w:rPr>
        <w:t xml:space="preserve">ar </w:t>
      </w:r>
      <w:r w:rsidR="00B21884">
        <w:rPr>
          <w:rFonts w:ascii="Arial" w:hAnsi="Arial" w:cs="Arial"/>
          <w:sz w:val="24"/>
          <w:szCs w:val="24"/>
        </w:rPr>
        <w:t xml:space="preserve">abandonados </w:t>
      </w:r>
      <w:r w:rsidRPr="001A4CE2">
        <w:rPr>
          <w:rFonts w:ascii="Arial" w:hAnsi="Arial" w:cs="Arial"/>
          <w:sz w:val="24"/>
          <w:szCs w:val="24"/>
        </w:rPr>
        <w:t xml:space="preserve">objetos de </w:t>
      </w:r>
      <w:r w:rsidR="002F0C9B" w:rsidRPr="001A4CE2">
        <w:rPr>
          <w:rFonts w:ascii="Arial" w:hAnsi="Arial" w:cs="Arial"/>
          <w:sz w:val="24"/>
          <w:szCs w:val="24"/>
        </w:rPr>
        <w:t>valor en</w:t>
      </w:r>
      <w:r w:rsidRPr="001A4CE2">
        <w:rPr>
          <w:rFonts w:ascii="Arial" w:hAnsi="Arial" w:cs="Arial"/>
          <w:sz w:val="24"/>
          <w:szCs w:val="24"/>
        </w:rPr>
        <w:t xml:space="preserve"> </w:t>
      </w:r>
      <w:r w:rsidR="002F0C9B">
        <w:rPr>
          <w:rFonts w:ascii="Arial" w:hAnsi="Arial" w:cs="Arial"/>
          <w:sz w:val="24"/>
          <w:szCs w:val="24"/>
        </w:rPr>
        <w:t>las</w:t>
      </w:r>
      <w:r w:rsidR="002F0C9B" w:rsidRPr="001A4CE2">
        <w:rPr>
          <w:rFonts w:ascii="Arial" w:hAnsi="Arial" w:cs="Arial"/>
          <w:sz w:val="24"/>
          <w:szCs w:val="24"/>
        </w:rPr>
        <w:t xml:space="preserve"> oficin</w:t>
      </w:r>
      <w:r w:rsidR="002F0C9B">
        <w:rPr>
          <w:rFonts w:ascii="Arial" w:hAnsi="Arial" w:cs="Arial"/>
          <w:sz w:val="24"/>
          <w:szCs w:val="24"/>
        </w:rPr>
        <w:t>as</w:t>
      </w:r>
    </w:p>
    <w:p w14:paraId="0ED66BC2" w14:textId="77777777" w:rsidR="00715176" w:rsidRDefault="00715176" w:rsidP="00715176">
      <w:pPr>
        <w:ind w:left="284"/>
        <w:jc w:val="both"/>
        <w:rPr>
          <w:rFonts w:ascii="Arial" w:hAnsi="Arial" w:cs="Arial"/>
          <w:sz w:val="24"/>
          <w:szCs w:val="24"/>
        </w:rPr>
      </w:pPr>
    </w:p>
    <w:p w14:paraId="0ED66BC3" w14:textId="3ACE4743" w:rsidR="005D0B0E" w:rsidRDefault="00BD7F50" w:rsidP="00B64B93">
      <w:pPr>
        <w:numPr>
          <w:ilvl w:val="0"/>
          <w:numId w:val="19"/>
        </w:numPr>
        <w:tabs>
          <w:tab w:val="num" w:pos="284"/>
        </w:tabs>
        <w:ind w:left="284" w:hanging="284"/>
        <w:jc w:val="both"/>
        <w:rPr>
          <w:rFonts w:ascii="Arial" w:hAnsi="Arial" w:cs="Arial"/>
          <w:sz w:val="24"/>
          <w:szCs w:val="24"/>
        </w:rPr>
      </w:pPr>
      <w:r>
        <w:rPr>
          <w:rFonts w:ascii="Arial" w:hAnsi="Arial" w:cs="Arial"/>
          <w:sz w:val="24"/>
          <w:szCs w:val="24"/>
        </w:rPr>
        <w:t xml:space="preserve">Los objetos  personales deben guardarse en los cajones del escritorio bajo  llave </w:t>
      </w:r>
      <w:r w:rsidR="000D185D">
        <w:rPr>
          <w:rFonts w:ascii="Arial" w:hAnsi="Arial" w:cs="Arial"/>
          <w:sz w:val="24"/>
          <w:szCs w:val="24"/>
        </w:rPr>
        <w:t xml:space="preserve"> </w:t>
      </w:r>
      <w:r w:rsidR="002F0C9B">
        <w:rPr>
          <w:rFonts w:ascii="Arial" w:hAnsi="Arial" w:cs="Arial"/>
          <w:sz w:val="24"/>
          <w:szCs w:val="24"/>
        </w:rPr>
        <w:t>y mantener</w:t>
      </w:r>
      <w:r w:rsidR="000D5549">
        <w:rPr>
          <w:rFonts w:ascii="Arial" w:hAnsi="Arial" w:cs="Arial"/>
          <w:sz w:val="24"/>
          <w:szCs w:val="24"/>
        </w:rPr>
        <w:t xml:space="preserve"> </w:t>
      </w:r>
      <w:r w:rsidR="000D5549" w:rsidRPr="001A4CE2">
        <w:rPr>
          <w:rFonts w:ascii="Arial" w:hAnsi="Arial" w:cs="Arial"/>
          <w:sz w:val="24"/>
          <w:szCs w:val="24"/>
        </w:rPr>
        <w:t>control absoluto sobre</w:t>
      </w:r>
      <w:r w:rsidR="000D5549">
        <w:rPr>
          <w:rFonts w:ascii="Arial" w:hAnsi="Arial" w:cs="Arial"/>
          <w:sz w:val="24"/>
          <w:szCs w:val="24"/>
        </w:rPr>
        <w:t xml:space="preserve"> estas</w:t>
      </w:r>
      <w:r w:rsidR="000D185D">
        <w:rPr>
          <w:rFonts w:ascii="Arial" w:hAnsi="Arial" w:cs="Arial"/>
          <w:sz w:val="24"/>
          <w:szCs w:val="24"/>
        </w:rPr>
        <w:t>.</w:t>
      </w:r>
    </w:p>
    <w:p w14:paraId="0ED66BC4" w14:textId="77777777" w:rsidR="00A81ED7" w:rsidRPr="001A4CE2" w:rsidRDefault="00A81ED7" w:rsidP="00A81ED7">
      <w:pPr>
        <w:ind w:left="284"/>
        <w:jc w:val="both"/>
        <w:rPr>
          <w:rFonts w:ascii="Arial" w:hAnsi="Arial" w:cs="Arial"/>
          <w:sz w:val="24"/>
          <w:szCs w:val="24"/>
        </w:rPr>
      </w:pPr>
    </w:p>
    <w:p w14:paraId="0ED66BC5" w14:textId="77777777" w:rsidR="000D5549" w:rsidRDefault="000D5549" w:rsidP="00B64B93">
      <w:pPr>
        <w:numPr>
          <w:ilvl w:val="0"/>
          <w:numId w:val="19"/>
        </w:numPr>
        <w:tabs>
          <w:tab w:val="num" w:pos="284"/>
        </w:tabs>
        <w:ind w:left="284" w:hanging="284"/>
        <w:jc w:val="both"/>
        <w:rPr>
          <w:rFonts w:ascii="Arial" w:hAnsi="Arial" w:cs="Arial"/>
          <w:sz w:val="24"/>
          <w:szCs w:val="24"/>
        </w:rPr>
      </w:pPr>
      <w:r>
        <w:rPr>
          <w:rFonts w:ascii="Arial" w:hAnsi="Arial" w:cs="Arial"/>
          <w:sz w:val="24"/>
          <w:szCs w:val="24"/>
        </w:rPr>
        <w:t xml:space="preserve">Los empleados que </w:t>
      </w:r>
      <w:r w:rsidR="005D0B0E" w:rsidRPr="001A4CE2">
        <w:rPr>
          <w:rFonts w:ascii="Arial" w:hAnsi="Arial" w:cs="Arial"/>
          <w:sz w:val="24"/>
          <w:szCs w:val="24"/>
        </w:rPr>
        <w:t>tiene</w:t>
      </w:r>
      <w:r>
        <w:rPr>
          <w:rFonts w:ascii="Arial" w:hAnsi="Arial" w:cs="Arial"/>
          <w:sz w:val="24"/>
          <w:szCs w:val="24"/>
        </w:rPr>
        <w:t>n</w:t>
      </w:r>
      <w:r w:rsidR="005D0B0E" w:rsidRPr="001A4CE2">
        <w:rPr>
          <w:rFonts w:ascii="Arial" w:hAnsi="Arial" w:cs="Arial"/>
          <w:sz w:val="24"/>
          <w:szCs w:val="24"/>
        </w:rPr>
        <w:t xml:space="preserve">  computador portátil</w:t>
      </w:r>
      <w:r>
        <w:rPr>
          <w:rFonts w:ascii="Arial" w:hAnsi="Arial" w:cs="Arial"/>
          <w:sz w:val="24"/>
          <w:szCs w:val="24"/>
        </w:rPr>
        <w:t xml:space="preserve"> deben </w:t>
      </w:r>
      <w:r w:rsidR="005D344F" w:rsidRPr="001A4CE2">
        <w:rPr>
          <w:rFonts w:ascii="Arial" w:hAnsi="Arial" w:cs="Arial"/>
          <w:sz w:val="24"/>
          <w:szCs w:val="24"/>
        </w:rPr>
        <w:t>utili</w:t>
      </w:r>
      <w:r>
        <w:rPr>
          <w:rFonts w:ascii="Arial" w:hAnsi="Arial" w:cs="Arial"/>
          <w:sz w:val="24"/>
          <w:szCs w:val="24"/>
        </w:rPr>
        <w:t xml:space="preserve">zar </w:t>
      </w:r>
      <w:r w:rsidR="005D344F" w:rsidRPr="001A4CE2">
        <w:rPr>
          <w:rFonts w:ascii="Arial" w:hAnsi="Arial" w:cs="Arial"/>
          <w:sz w:val="24"/>
          <w:szCs w:val="24"/>
        </w:rPr>
        <w:t>la guaya que le fue asignada</w:t>
      </w:r>
      <w:r>
        <w:rPr>
          <w:rFonts w:ascii="Arial" w:hAnsi="Arial" w:cs="Arial"/>
          <w:sz w:val="24"/>
          <w:szCs w:val="24"/>
        </w:rPr>
        <w:t>, teniendo precaución de no dejar la clave expuesta y verificando que al ponerla quede asegurada. Cuando se ausen</w:t>
      </w:r>
      <w:r w:rsidR="00C86C00">
        <w:rPr>
          <w:rFonts w:ascii="Arial" w:hAnsi="Arial" w:cs="Arial"/>
          <w:sz w:val="24"/>
          <w:szCs w:val="24"/>
        </w:rPr>
        <w:t>ten de la oficina deben cerrar é</w:t>
      </w:r>
      <w:r>
        <w:rPr>
          <w:rFonts w:ascii="Arial" w:hAnsi="Arial" w:cs="Arial"/>
          <w:sz w:val="24"/>
          <w:szCs w:val="24"/>
        </w:rPr>
        <w:t xml:space="preserve">sta con llave en </w:t>
      </w:r>
      <w:r w:rsidR="00A92D25">
        <w:rPr>
          <w:rFonts w:ascii="Arial" w:hAnsi="Arial" w:cs="Arial"/>
          <w:sz w:val="24"/>
          <w:szCs w:val="24"/>
        </w:rPr>
        <w:t>aras</w:t>
      </w:r>
      <w:r>
        <w:rPr>
          <w:rFonts w:ascii="Arial" w:hAnsi="Arial" w:cs="Arial"/>
          <w:sz w:val="24"/>
          <w:szCs w:val="24"/>
        </w:rPr>
        <w:t xml:space="preserve"> de evitar que ingrese a esta personal no autorizado que pueda violentar la guaya o tomar algún objeto.</w:t>
      </w:r>
    </w:p>
    <w:p w14:paraId="0ED66BC6" w14:textId="77777777" w:rsidR="005D0B0E" w:rsidRPr="001A4CE2" w:rsidRDefault="005D0B0E" w:rsidP="007748CB">
      <w:pPr>
        <w:ind w:left="284"/>
        <w:jc w:val="both"/>
        <w:rPr>
          <w:rFonts w:ascii="Arial" w:hAnsi="Arial" w:cs="Arial"/>
          <w:sz w:val="24"/>
          <w:szCs w:val="24"/>
        </w:rPr>
      </w:pPr>
    </w:p>
    <w:p w14:paraId="0ED66BC7" w14:textId="595AEF05" w:rsidR="005D0B0E" w:rsidRPr="001A4CE2" w:rsidRDefault="000D5549" w:rsidP="00B64B93">
      <w:pPr>
        <w:numPr>
          <w:ilvl w:val="0"/>
          <w:numId w:val="19"/>
        </w:numPr>
        <w:tabs>
          <w:tab w:val="num" w:pos="284"/>
        </w:tabs>
        <w:ind w:left="284" w:hanging="284"/>
        <w:jc w:val="both"/>
        <w:rPr>
          <w:rFonts w:ascii="Arial" w:hAnsi="Arial" w:cs="Arial"/>
          <w:color w:val="000000"/>
          <w:sz w:val="24"/>
          <w:szCs w:val="24"/>
        </w:rPr>
      </w:pPr>
      <w:r>
        <w:rPr>
          <w:rFonts w:ascii="Arial" w:hAnsi="Arial" w:cs="Arial"/>
          <w:sz w:val="24"/>
          <w:szCs w:val="24"/>
        </w:rPr>
        <w:lastRenderedPageBreak/>
        <w:t xml:space="preserve">Todo </w:t>
      </w:r>
      <w:r w:rsidR="00F15A77">
        <w:rPr>
          <w:rFonts w:ascii="Arial" w:hAnsi="Arial" w:cs="Arial"/>
          <w:sz w:val="24"/>
          <w:szCs w:val="24"/>
        </w:rPr>
        <w:t xml:space="preserve">novedad </w:t>
      </w:r>
      <w:r>
        <w:rPr>
          <w:rFonts w:ascii="Arial" w:hAnsi="Arial" w:cs="Arial"/>
          <w:sz w:val="24"/>
          <w:szCs w:val="24"/>
        </w:rPr>
        <w:t xml:space="preserve">debe </w:t>
      </w:r>
      <w:r w:rsidR="005D0B0E" w:rsidRPr="001A4CE2">
        <w:rPr>
          <w:rFonts w:ascii="Arial" w:hAnsi="Arial" w:cs="Arial"/>
          <w:sz w:val="24"/>
          <w:szCs w:val="24"/>
        </w:rPr>
        <w:t>report</w:t>
      </w:r>
      <w:r>
        <w:rPr>
          <w:rFonts w:ascii="Arial" w:hAnsi="Arial" w:cs="Arial"/>
          <w:sz w:val="24"/>
          <w:szCs w:val="24"/>
        </w:rPr>
        <w:t xml:space="preserve">arse </w:t>
      </w:r>
      <w:r w:rsidR="00F15A77">
        <w:rPr>
          <w:rFonts w:ascii="Arial" w:hAnsi="Arial" w:cs="Arial"/>
          <w:sz w:val="24"/>
          <w:szCs w:val="24"/>
        </w:rPr>
        <w:t xml:space="preserve">oportunamente </w:t>
      </w:r>
      <w:r w:rsidR="005D0B0E" w:rsidRPr="001A4CE2">
        <w:rPr>
          <w:rFonts w:ascii="Arial" w:hAnsi="Arial" w:cs="Arial"/>
          <w:sz w:val="24"/>
          <w:szCs w:val="24"/>
        </w:rPr>
        <w:t xml:space="preserve">al </w:t>
      </w:r>
      <w:r w:rsidR="00F15A77">
        <w:rPr>
          <w:rFonts w:ascii="Arial" w:hAnsi="Arial" w:cs="Arial"/>
          <w:sz w:val="24"/>
          <w:szCs w:val="24"/>
        </w:rPr>
        <w:t xml:space="preserve">Jefe </w:t>
      </w:r>
      <w:r w:rsidR="005D344F" w:rsidRPr="001A4CE2">
        <w:rPr>
          <w:rFonts w:ascii="Arial" w:hAnsi="Arial" w:cs="Arial"/>
          <w:color w:val="000000"/>
          <w:sz w:val="24"/>
          <w:szCs w:val="24"/>
        </w:rPr>
        <w:t xml:space="preserve">de </w:t>
      </w:r>
      <w:r w:rsidR="002F0C9B" w:rsidRPr="001A4CE2">
        <w:rPr>
          <w:rFonts w:ascii="Arial" w:hAnsi="Arial" w:cs="Arial"/>
          <w:color w:val="000000"/>
          <w:sz w:val="24"/>
          <w:szCs w:val="24"/>
        </w:rPr>
        <w:t>Seguridad</w:t>
      </w:r>
      <w:r w:rsidR="002F0C9B">
        <w:rPr>
          <w:rFonts w:ascii="Arial" w:hAnsi="Arial" w:cs="Arial"/>
          <w:color w:val="000000"/>
          <w:sz w:val="24"/>
          <w:szCs w:val="24"/>
        </w:rPr>
        <w:t xml:space="preserve"> de</w:t>
      </w:r>
      <w:r w:rsidR="00D40A6A">
        <w:rPr>
          <w:rFonts w:ascii="Arial" w:hAnsi="Arial" w:cs="Arial"/>
          <w:color w:val="000000"/>
          <w:sz w:val="24"/>
          <w:szCs w:val="24"/>
        </w:rPr>
        <w:t xml:space="preserve"> las sedes</w:t>
      </w:r>
      <w:r w:rsidR="00F15A77">
        <w:rPr>
          <w:rFonts w:ascii="Arial" w:hAnsi="Arial" w:cs="Arial"/>
          <w:color w:val="000000"/>
          <w:sz w:val="24"/>
          <w:szCs w:val="24"/>
        </w:rPr>
        <w:t xml:space="preserve"> del grupo H&amp;L</w:t>
      </w:r>
      <w:r w:rsidR="005D344F" w:rsidRPr="001A4CE2">
        <w:rPr>
          <w:rFonts w:ascii="Arial" w:hAnsi="Arial" w:cs="Arial"/>
          <w:color w:val="000000"/>
          <w:sz w:val="24"/>
          <w:szCs w:val="24"/>
        </w:rPr>
        <w:t xml:space="preserve"> y al C</w:t>
      </w:r>
      <w:r w:rsidR="005D0B0E" w:rsidRPr="001A4CE2">
        <w:rPr>
          <w:rFonts w:ascii="Arial" w:hAnsi="Arial" w:cs="Arial"/>
          <w:color w:val="000000"/>
          <w:sz w:val="24"/>
          <w:szCs w:val="24"/>
        </w:rPr>
        <w:t xml:space="preserve">entro de </w:t>
      </w:r>
      <w:r w:rsidR="005D344F" w:rsidRPr="001A4CE2">
        <w:rPr>
          <w:rFonts w:ascii="Arial" w:hAnsi="Arial" w:cs="Arial"/>
          <w:color w:val="000000"/>
          <w:sz w:val="24"/>
          <w:szCs w:val="24"/>
        </w:rPr>
        <w:t>Operaciones.</w:t>
      </w:r>
    </w:p>
    <w:p w14:paraId="0ED66BC8" w14:textId="77777777" w:rsidR="008223BA" w:rsidRPr="001A4CE2" w:rsidRDefault="008223BA" w:rsidP="005D6177">
      <w:pPr>
        <w:jc w:val="both"/>
        <w:rPr>
          <w:rFonts w:ascii="Arial" w:hAnsi="Arial" w:cs="Arial"/>
          <w:sz w:val="24"/>
          <w:szCs w:val="24"/>
        </w:rPr>
      </w:pPr>
    </w:p>
    <w:p w14:paraId="0ED66BC9" w14:textId="77777777" w:rsidR="005D0B0E" w:rsidRPr="001A4CE2" w:rsidRDefault="00FC1069" w:rsidP="00B64B93">
      <w:pPr>
        <w:pStyle w:val="Ttulo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 xml:space="preserve">.3  </w:t>
      </w:r>
      <w:r w:rsidR="005D0B0E" w:rsidRPr="001A4CE2">
        <w:rPr>
          <w:rFonts w:ascii="Arial" w:hAnsi="Arial" w:cs="Arial"/>
          <w:sz w:val="24"/>
          <w:szCs w:val="24"/>
        </w:rPr>
        <w:t xml:space="preserve">HORARIO EXTRA LABORAL, FINES DE SEMANA Y DIAS FESTIVOS </w:t>
      </w:r>
    </w:p>
    <w:p w14:paraId="0ED66BCA" w14:textId="77777777" w:rsidR="005D0B0E" w:rsidRPr="001A4CE2" w:rsidRDefault="005D0B0E" w:rsidP="005D6177">
      <w:pPr>
        <w:jc w:val="both"/>
        <w:rPr>
          <w:rFonts w:ascii="Arial" w:hAnsi="Arial" w:cs="Arial"/>
          <w:sz w:val="24"/>
          <w:szCs w:val="24"/>
          <w:lang w:val="es-MX"/>
        </w:rPr>
      </w:pPr>
    </w:p>
    <w:p w14:paraId="0ED66BCB" w14:textId="77777777" w:rsidR="005D0B0E" w:rsidRDefault="00F15A77" w:rsidP="00B64B93">
      <w:pPr>
        <w:numPr>
          <w:ilvl w:val="0"/>
          <w:numId w:val="19"/>
        </w:numPr>
        <w:tabs>
          <w:tab w:val="num" w:pos="284"/>
        </w:tabs>
        <w:ind w:left="284" w:hanging="284"/>
        <w:jc w:val="both"/>
        <w:rPr>
          <w:rFonts w:ascii="Arial" w:hAnsi="Arial" w:cs="Arial"/>
          <w:sz w:val="24"/>
          <w:szCs w:val="24"/>
        </w:rPr>
      </w:pPr>
      <w:r>
        <w:rPr>
          <w:rFonts w:ascii="Arial" w:hAnsi="Arial" w:cs="Arial"/>
          <w:sz w:val="24"/>
          <w:szCs w:val="24"/>
        </w:rPr>
        <w:t xml:space="preserve">Cuando un </w:t>
      </w:r>
      <w:r w:rsidR="005D0B0E" w:rsidRPr="001A4CE2">
        <w:rPr>
          <w:rFonts w:ascii="Arial" w:hAnsi="Arial" w:cs="Arial"/>
          <w:sz w:val="24"/>
          <w:szCs w:val="24"/>
        </w:rPr>
        <w:t xml:space="preserve"> funcionario requiere laborar en horario diferente al establecido</w:t>
      </w:r>
      <w:r>
        <w:rPr>
          <w:rFonts w:ascii="Arial" w:hAnsi="Arial" w:cs="Arial"/>
          <w:sz w:val="24"/>
          <w:szCs w:val="24"/>
        </w:rPr>
        <w:t>,</w:t>
      </w:r>
      <w:r w:rsidR="005D0B0E" w:rsidRPr="001A4CE2">
        <w:rPr>
          <w:rFonts w:ascii="Arial" w:hAnsi="Arial" w:cs="Arial"/>
          <w:sz w:val="24"/>
          <w:szCs w:val="24"/>
        </w:rPr>
        <w:t xml:space="preserve"> debe solicitar autorización al Gerente de su área</w:t>
      </w:r>
      <w:r>
        <w:rPr>
          <w:rFonts w:ascii="Arial" w:hAnsi="Arial" w:cs="Arial"/>
          <w:sz w:val="24"/>
          <w:szCs w:val="24"/>
        </w:rPr>
        <w:t xml:space="preserve"> quien enviará un correo </w:t>
      </w:r>
      <w:r w:rsidR="005D0B0E" w:rsidRPr="001A4CE2">
        <w:rPr>
          <w:rFonts w:ascii="Arial" w:hAnsi="Arial" w:cs="Arial"/>
          <w:sz w:val="24"/>
          <w:szCs w:val="24"/>
        </w:rPr>
        <w:t xml:space="preserve"> informando al </w:t>
      </w:r>
      <w:r>
        <w:rPr>
          <w:rFonts w:ascii="Arial" w:hAnsi="Arial" w:cs="Arial"/>
          <w:sz w:val="24"/>
          <w:szCs w:val="24"/>
        </w:rPr>
        <w:t xml:space="preserve">Jefe de seguridad </w:t>
      </w:r>
      <w:r w:rsidR="00D40A6A">
        <w:rPr>
          <w:rFonts w:ascii="Arial" w:hAnsi="Arial" w:cs="Arial"/>
          <w:sz w:val="24"/>
          <w:szCs w:val="24"/>
        </w:rPr>
        <w:t xml:space="preserve">de las sedes </w:t>
      </w:r>
      <w:r w:rsidR="005A74E6" w:rsidRPr="001A4CE2">
        <w:rPr>
          <w:rFonts w:ascii="Arial" w:hAnsi="Arial" w:cs="Arial"/>
          <w:sz w:val="24"/>
          <w:szCs w:val="24"/>
        </w:rPr>
        <w:t xml:space="preserve">y al </w:t>
      </w:r>
      <w:r w:rsidR="005D0B0E" w:rsidRPr="001A4CE2">
        <w:rPr>
          <w:rFonts w:ascii="Arial" w:hAnsi="Arial" w:cs="Arial"/>
          <w:sz w:val="24"/>
          <w:szCs w:val="24"/>
        </w:rPr>
        <w:t>Centro de Operaciones</w:t>
      </w:r>
      <w:r>
        <w:rPr>
          <w:rFonts w:ascii="Arial" w:hAnsi="Arial" w:cs="Arial"/>
          <w:sz w:val="24"/>
          <w:szCs w:val="24"/>
        </w:rPr>
        <w:t xml:space="preserve"> dicha autorización, especificando </w:t>
      </w:r>
      <w:r w:rsidR="005D0B0E" w:rsidRPr="001A4CE2">
        <w:rPr>
          <w:rFonts w:ascii="Arial" w:hAnsi="Arial" w:cs="Arial"/>
          <w:sz w:val="24"/>
          <w:szCs w:val="24"/>
        </w:rPr>
        <w:t>día, hora de llegada y tiempo aproximado de permanencia en las instalaciones</w:t>
      </w:r>
      <w:r w:rsidR="005E74A8" w:rsidRPr="001A4CE2">
        <w:rPr>
          <w:rFonts w:ascii="Arial" w:hAnsi="Arial" w:cs="Arial"/>
          <w:sz w:val="24"/>
          <w:szCs w:val="24"/>
        </w:rPr>
        <w:t>.</w:t>
      </w:r>
    </w:p>
    <w:p w14:paraId="0ED66BCC" w14:textId="77777777" w:rsidR="000D5549" w:rsidRPr="001A4CE2" w:rsidRDefault="000D5549" w:rsidP="000D5549">
      <w:pPr>
        <w:ind w:left="284"/>
        <w:jc w:val="both"/>
        <w:rPr>
          <w:rFonts w:ascii="Arial" w:hAnsi="Arial" w:cs="Arial"/>
          <w:sz w:val="24"/>
          <w:szCs w:val="24"/>
        </w:rPr>
      </w:pPr>
    </w:p>
    <w:p w14:paraId="0ED66BCD" w14:textId="77777777" w:rsidR="00016D47" w:rsidRDefault="000D5549" w:rsidP="00B64B93">
      <w:pPr>
        <w:numPr>
          <w:ilvl w:val="0"/>
          <w:numId w:val="19"/>
        </w:numPr>
        <w:tabs>
          <w:tab w:val="num" w:pos="284"/>
        </w:tabs>
        <w:ind w:left="284" w:hanging="284"/>
        <w:jc w:val="both"/>
        <w:rPr>
          <w:rFonts w:ascii="Arial" w:hAnsi="Arial" w:cs="Arial"/>
          <w:sz w:val="24"/>
          <w:szCs w:val="24"/>
        </w:rPr>
      </w:pPr>
      <w:r>
        <w:rPr>
          <w:rFonts w:ascii="Arial" w:hAnsi="Arial" w:cs="Arial"/>
          <w:sz w:val="24"/>
          <w:szCs w:val="24"/>
        </w:rPr>
        <w:t>Ú</w:t>
      </w:r>
      <w:r w:rsidRPr="001A4CE2">
        <w:rPr>
          <w:rFonts w:ascii="Arial" w:hAnsi="Arial" w:cs="Arial"/>
          <w:sz w:val="24"/>
          <w:szCs w:val="24"/>
        </w:rPr>
        <w:t>nicamente</w:t>
      </w:r>
      <w:r w:rsidR="005D0B0E" w:rsidRPr="001A4CE2">
        <w:rPr>
          <w:rFonts w:ascii="Arial" w:hAnsi="Arial" w:cs="Arial"/>
          <w:sz w:val="24"/>
          <w:szCs w:val="24"/>
        </w:rPr>
        <w:t xml:space="preserve"> el personal autorizado puede entrar </w:t>
      </w:r>
      <w:r w:rsidR="00F15A77">
        <w:rPr>
          <w:rFonts w:ascii="Arial" w:hAnsi="Arial" w:cs="Arial"/>
          <w:sz w:val="24"/>
          <w:szCs w:val="24"/>
        </w:rPr>
        <w:t>a</w:t>
      </w:r>
      <w:r w:rsidR="005D0B0E" w:rsidRPr="001A4CE2">
        <w:rPr>
          <w:rFonts w:ascii="Arial" w:hAnsi="Arial" w:cs="Arial"/>
          <w:sz w:val="24"/>
          <w:szCs w:val="24"/>
        </w:rPr>
        <w:t xml:space="preserve"> las oficinas</w:t>
      </w:r>
      <w:r w:rsidR="00311DF0">
        <w:rPr>
          <w:rFonts w:ascii="Arial" w:hAnsi="Arial" w:cs="Arial"/>
          <w:sz w:val="24"/>
          <w:szCs w:val="24"/>
        </w:rPr>
        <w:t xml:space="preserve"> por lo que no se permitirá el ingreso de acompañantes</w:t>
      </w:r>
      <w:r w:rsidR="00F15A77">
        <w:rPr>
          <w:rFonts w:ascii="Arial" w:hAnsi="Arial" w:cs="Arial"/>
          <w:sz w:val="24"/>
          <w:szCs w:val="24"/>
        </w:rPr>
        <w:t xml:space="preserve"> ni menores de edad. </w:t>
      </w:r>
    </w:p>
    <w:p w14:paraId="0ED66BCE" w14:textId="77777777" w:rsidR="00311DF0" w:rsidRDefault="00311DF0" w:rsidP="00311DF0">
      <w:pPr>
        <w:ind w:left="284"/>
        <w:jc w:val="both"/>
        <w:rPr>
          <w:rFonts w:ascii="Arial" w:hAnsi="Arial" w:cs="Arial"/>
          <w:sz w:val="24"/>
          <w:szCs w:val="24"/>
        </w:rPr>
      </w:pPr>
    </w:p>
    <w:p w14:paraId="0ED66BCF" w14:textId="51F81942" w:rsidR="005D0B0E" w:rsidRDefault="00016D47" w:rsidP="00B64B93">
      <w:pPr>
        <w:numPr>
          <w:ilvl w:val="0"/>
          <w:numId w:val="19"/>
        </w:numPr>
        <w:tabs>
          <w:tab w:val="num" w:pos="284"/>
        </w:tabs>
        <w:ind w:left="284" w:hanging="284"/>
        <w:jc w:val="both"/>
        <w:rPr>
          <w:rFonts w:ascii="Arial" w:hAnsi="Arial" w:cs="Arial"/>
          <w:sz w:val="24"/>
          <w:szCs w:val="24"/>
        </w:rPr>
      </w:pPr>
      <w:r>
        <w:rPr>
          <w:rFonts w:ascii="Arial" w:hAnsi="Arial" w:cs="Arial"/>
          <w:sz w:val="24"/>
          <w:szCs w:val="24"/>
        </w:rPr>
        <w:t xml:space="preserve">Todo </w:t>
      </w:r>
      <w:r w:rsidR="005A74E6" w:rsidRPr="001A4CE2">
        <w:rPr>
          <w:rFonts w:ascii="Arial" w:hAnsi="Arial" w:cs="Arial"/>
          <w:sz w:val="24"/>
          <w:szCs w:val="24"/>
        </w:rPr>
        <w:t>ingreso y salida</w:t>
      </w:r>
      <w:r>
        <w:rPr>
          <w:rFonts w:ascii="Arial" w:hAnsi="Arial" w:cs="Arial"/>
          <w:sz w:val="24"/>
          <w:szCs w:val="24"/>
        </w:rPr>
        <w:t xml:space="preserve"> tanto de visitantes como de funcionarios en horas no laborables,</w:t>
      </w:r>
      <w:r w:rsidR="005A74E6" w:rsidRPr="001A4CE2">
        <w:rPr>
          <w:rFonts w:ascii="Arial" w:hAnsi="Arial" w:cs="Arial"/>
          <w:sz w:val="24"/>
          <w:szCs w:val="24"/>
        </w:rPr>
        <w:t xml:space="preserve"> debe quedar </w:t>
      </w:r>
      <w:r>
        <w:rPr>
          <w:rFonts w:ascii="Arial" w:hAnsi="Arial" w:cs="Arial"/>
          <w:sz w:val="24"/>
          <w:szCs w:val="24"/>
        </w:rPr>
        <w:t>registrado</w:t>
      </w:r>
      <w:r w:rsidR="005A74E6" w:rsidRPr="001A4CE2">
        <w:rPr>
          <w:rFonts w:ascii="Arial" w:hAnsi="Arial" w:cs="Arial"/>
          <w:sz w:val="24"/>
          <w:szCs w:val="24"/>
        </w:rPr>
        <w:t xml:space="preserve"> en</w:t>
      </w:r>
      <w:r w:rsidR="00905A26">
        <w:rPr>
          <w:rFonts w:ascii="Arial" w:hAnsi="Arial" w:cs="Arial"/>
          <w:sz w:val="24"/>
          <w:szCs w:val="24"/>
        </w:rPr>
        <w:t xml:space="preserve"> el formato </w:t>
      </w:r>
      <w:r w:rsidR="00F87351">
        <w:rPr>
          <w:rFonts w:ascii="Arial" w:hAnsi="Arial" w:cs="Arial"/>
          <w:sz w:val="24"/>
          <w:szCs w:val="24"/>
        </w:rPr>
        <w:t xml:space="preserve">CO-7RE-02 / F1 </w:t>
      </w:r>
      <w:r w:rsidR="00905A26">
        <w:rPr>
          <w:rFonts w:ascii="Arial" w:hAnsi="Arial" w:cs="Arial"/>
          <w:sz w:val="24"/>
          <w:szCs w:val="24"/>
        </w:rPr>
        <w:t xml:space="preserve">Registro de </w:t>
      </w:r>
      <w:r w:rsidR="005A74E6" w:rsidRPr="001A4CE2">
        <w:rPr>
          <w:rFonts w:ascii="Arial" w:hAnsi="Arial" w:cs="Arial"/>
          <w:sz w:val="24"/>
          <w:szCs w:val="24"/>
        </w:rPr>
        <w:t>ingreso</w:t>
      </w:r>
      <w:r>
        <w:rPr>
          <w:rFonts w:ascii="Arial" w:hAnsi="Arial" w:cs="Arial"/>
          <w:sz w:val="24"/>
          <w:szCs w:val="24"/>
        </w:rPr>
        <w:t xml:space="preserve"> de personal</w:t>
      </w:r>
      <w:r w:rsidR="00016E1A">
        <w:rPr>
          <w:rFonts w:ascii="Arial" w:hAnsi="Arial" w:cs="Arial"/>
          <w:sz w:val="24"/>
          <w:szCs w:val="24"/>
        </w:rPr>
        <w:t xml:space="preserve"> autorizado</w:t>
      </w:r>
      <w:r w:rsidR="00A85E2A">
        <w:rPr>
          <w:rFonts w:ascii="Arial" w:hAnsi="Arial" w:cs="Arial"/>
          <w:sz w:val="24"/>
          <w:szCs w:val="24"/>
        </w:rPr>
        <w:t xml:space="preserve"> (anexo 2</w:t>
      </w:r>
      <w:r w:rsidR="002F0C9B">
        <w:rPr>
          <w:rFonts w:ascii="Arial" w:hAnsi="Arial" w:cs="Arial"/>
          <w:sz w:val="24"/>
          <w:szCs w:val="24"/>
        </w:rPr>
        <w:t>) el</w:t>
      </w:r>
      <w:r w:rsidR="00B43F7C">
        <w:rPr>
          <w:rFonts w:ascii="Arial" w:hAnsi="Arial" w:cs="Arial"/>
          <w:sz w:val="24"/>
          <w:szCs w:val="24"/>
        </w:rPr>
        <w:t xml:space="preserve"> cual </w:t>
      </w:r>
      <w:r w:rsidR="00F87351">
        <w:rPr>
          <w:rFonts w:ascii="Arial" w:hAnsi="Arial" w:cs="Arial"/>
          <w:sz w:val="24"/>
          <w:szCs w:val="24"/>
        </w:rPr>
        <w:t xml:space="preserve">se encuentra en </w:t>
      </w:r>
      <w:r w:rsidR="000D185D">
        <w:rPr>
          <w:rFonts w:ascii="Arial" w:hAnsi="Arial" w:cs="Arial"/>
          <w:sz w:val="24"/>
          <w:szCs w:val="24"/>
        </w:rPr>
        <w:t xml:space="preserve">la </w:t>
      </w:r>
      <w:r w:rsidR="00310E3D" w:rsidRPr="001A4CE2">
        <w:rPr>
          <w:rFonts w:ascii="Arial" w:hAnsi="Arial" w:cs="Arial"/>
          <w:sz w:val="24"/>
          <w:szCs w:val="24"/>
        </w:rPr>
        <w:t>recepción</w:t>
      </w:r>
      <w:r w:rsidR="005D0B0E" w:rsidRPr="001A4CE2">
        <w:rPr>
          <w:rFonts w:ascii="Arial" w:hAnsi="Arial" w:cs="Arial"/>
          <w:sz w:val="24"/>
          <w:szCs w:val="24"/>
        </w:rPr>
        <w:t xml:space="preserve">. </w:t>
      </w:r>
    </w:p>
    <w:p w14:paraId="0ED66BD0" w14:textId="77777777" w:rsidR="007E02C9" w:rsidRPr="001A4CE2" w:rsidRDefault="007E02C9" w:rsidP="007E02C9">
      <w:pPr>
        <w:ind w:left="284"/>
        <w:jc w:val="both"/>
        <w:rPr>
          <w:rFonts w:ascii="Arial" w:hAnsi="Arial" w:cs="Arial"/>
          <w:sz w:val="24"/>
          <w:szCs w:val="24"/>
        </w:rPr>
      </w:pPr>
    </w:p>
    <w:p w14:paraId="0ED66BD1" w14:textId="6FA71EE0" w:rsidR="005D0B0E" w:rsidRPr="001A4CE2" w:rsidRDefault="00FC1069" w:rsidP="005D6177">
      <w:pPr>
        <w:pStyle w:val="Ttulo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.4</w:t>
      </w:r>
      <w:r w:rsidR="000C3E76">
        <w:rPr>
          <w:rFonts w:ascii="Arial" w:hAnsi="Arial" w:cs="Arial"/>
          <w:sz w:val="24"/>
          <w:szCs w:val="24"/>
        </w:rPr>
        <w:t xml:space="preserve"> </w:t>
      </w:r>
      <w:r w:rsidR="005D0B0E" w:rsidRPr="001A4CE2">
        <w:rPr>
          <w:rFonts w:ascii="Arial" w:hAnsi="Arial" w:cs="Arial"/>
          <w:sz w:val="24"/>
          <w:szCs w:val="24"/>
        </w:rPr>
        <w:t>OBJETOS PROPIEDAD DEL GRUPO HONOR &amp; LAUREL</w:t>
      </w:r>
      <w:del w:id="3" w:author="Julieth Viviana Puerto Rozo" w:date="2016-04-15T11:01:00Z">
        <w:r w:rsidR="005D0B0E" w:rsidRPr="001A4CE2" w:rsidDel="002F0C9B">
          <w:rPr>
            <w:rFonts w:ascii="Arial" w:hAnsi="Arial" w:cs="Arial"/>
            <w:sz w:val="24"/>
            <w:szCs w:val="24"/>
          </w:rPr>
          <w:delText xml:space="preserve"> </w:delText>
        </w:r>
      </w:del>
    </w:p>
    <w:p w14:paraId="0ED66BD2" w14:textId="77777777" w:rsidR="005D0B0E" w:rsidRPr="001A4CE2" w:rsidRDefault="005D0B0E" w:rsidP="005D6177">
      <w:pPr>
        <w:jc w:val="both"/>
        <w:rPr>
          <w:rFonts w:ascii="Arial" w:hAnsi="Arial" w:cs="Arial"/>
          <w:sz w:val="24"/>
          <w:szCs w:val="24"/>
          <w:lang w:val="es-MX"/>
        </w:rPr>
      </w:pPr>
    </w:p>
    <w:p w14:paraId="0ED66BD4" w14:textId="1CD8236B" w:rsidR="00EE7BAB" w:rsidRPr="002E005A" w:rsidRDefault="009419A0" w:rsidP="002E005A">
      <w:pPr>
        <w:pStyle w:val="Prrafodelista"/>
        <w:numPr>
          <w:ilvl w:val="0"/>
          <w:numId w:val="35"/>
        </w:numPr>
        <w:jc w:val="both"/>
        <w:rPr>
          <w:rFonts w:ascii="Arial" w:hAnsi="Arial" w:cs="Arial"/>
          <w:sz w:val="24"/>
          <w:szCs w:val="24"/>
        </w:rPr>
      </w:pPr>
      <w:r w:rsidRPr="002E005A">
        <w:rPr>
          <w:rFonts w:ascii="Arial" w:hAnsi="Arial" w:cs="Arial"/>
          <w:sz w:val="24"/>
          <w:szCs w:val="24"/>
        </w:rPr>
        <w:t xml:space="preserve">Al terminar su jornada laboral verifique que los equipos de </w:t>
      </w:r>
      <w:r w:rsidR="007748CB" w:rsidRPr="002E005A">
        <w:rPr>
          <w:rFonts w:ascii="Arial" w:hAnsi="Arial" w:cs="Arial"/>
          <w:sz w:val="24"/>
          <w:szCs w:val="24"/>
        </w:rPr>
        <w:t>cómputo</w:t>
      </w:r>
      <w:r w:rsidRPr="002E005A">
        <w:rPr>
          <w:rFonts w:ascii="Arial" w:hAnsi="Arial" w:cs="Arial"/>
          <w:sz w:val="24"/>
          <w:szCs w:val="24"/>
        </w:rPr>
        <w:t xml:space="preserve"> portátiles queden asegurados, </w:t>
      </w:r>
      <w:r w:rsidR="002F0C9B" w:rsidRPr="002E005A">
        <w:rPr>
          <w:rFonts w:ascii="Arial" w:hAnsi="Arial" w:cs="Arial"/>
          <w:sz w:val="24"/>
          <w:szCs w:val="24"/>
        </w:rPr>
        <w:t>minimizando así</w:t>
      </w:r>
      <w:r w:rsidRPr="002E005A">
        <w:rPr>
          <w:rFonts w:ascii="Arial" w:hAnsi="Arial" w:cs="Arial"/>
          <w:sz w:val="24"/>
          <w:szCs w:val="24"/>
        </w:rPr>
        <w:t xml:space="preserve"> el riesgo de </w:t>
      </w:r>
      <w:r w:rsidR="00C86C00" w:rsidRPr="002E005A">
        <w:rPr>
          <w:rFonts w:ascii="Arial" w:hAnsi="Arial" w:cs="Arial"/>
          <w:sz w:val="24"/>
          <w:szCs w:val="24"/>
        </w:rPr>
        <w:t>pérdida</w:t>
      </w:r>
      <w:r w:rsidRPr="002E005A">
        <w:rPr>
          <w:rFonts w:ascii="Arial" w:hAnsi="Arial" w:cs="Arial"/>
          <w:sz w:val="24"/>
          <w:szCs w:val="24"/>
        </w:rPr>
        <w:t xml:space="preserve">. </w:t>
      </w:r>
    </w:p>
    <w:p w14:paraId="0ED66BD5" w14:textId="77777777" w:rsidR="009419A0" w:rsidRDefault="009419A0" w:rsidP="00EE7BAB">
      <w:pPr>
        <w:jc w:val="both"/>
        <w:rPr>
          <w:rFonts w:ascii="Arial" w:hAnsi="Arial" w:cs="Arial"/>
          <w:sz w:val="24"/>
          <w:szCs w:val="24"/>
        </w:rPr>
      </w:pPr>
    </w:p>
    <w:p w14:paraId="0ED66BD6" w14:textId="5F998820" w:rsidR="0043731B" w:rsidRDefault="00BE7A6C" w:rsidP="002E005A">
      <w:pPr>
        <w:pStyle w:val="Sangra3detindependiente"/>
        <w:numPr>
          <w:ilvl w:val="0"/>
          <w:numId w:val="35"/>
        </w:numPr>
        <w:spacing w:after="0"/>
        <w:jc w:val="both"/>
        <w:rPr>
          <w:rFonts w:ascii="Arial" w:hAnsi="Arial" w:cs="Arial"/>
          <w:sz w:val="24"/>
          <w:szCs w:val="24"/>
        </w:rPr>
      </w:pPr>
      <w:r w:rsidRPr="00876839">
        <w:rPr>
          <w:rFonts w:ascii="Arial" w:hAnsi="Arial" w:cs="Arial"/>
          <w:sz w:val="24"/>
          <w:szCs w:val="24"/>
        </w:rPr>
        <w:t xml:space="preserve">Con el fin de mantener controlados los elementos de propiedad de la empresa, cada vez que se requiera retirar un </w:t>
      </w:r>
      <w:r w:rsidR="002F0C9B">
        <w:rPr>
          <w:rFonts w:ascii="Arial" w:hAnsi="Arial" w:cs="Arial"/>
          <w:sz w:val="24"/>
          <w:szCs w:val="24"/>
        </w:rPr>
        <w:t>equipo</w:t>
      </w:r>
      <w:r w:rsidR="002F0C9B" w:rsidRPr="00876839">
        <w:rPr>
          <w:rFonts w:ascii="Arial" w:hAnsi="Arial" w:cs="Arial"/>
          <w:sz w:val="24"/>
          <w:szCs w:val="24"/>
        </w:rPr>
        <w:t xml:space="preserve"> se</w:t>
      </w:r>
      <w:r w:rsidRPr="00876839">
        <w:rPr>
          <w:rFonts w:ascii="Arial" w:hAnsi="Arial" w:cs="Arial"/>
          <w:sz w:val="24"/>
          <w:szCs w:val="24"/>
        </w:rPr>
        <w:t xml:space="preserve"> debe diligenciar el formato </w:t>
      </w:r>
      <w:r w:rsidR="00F87351">
        <w:rPr>
          <w:rFonts w:ascii="Arial" w:hAnsi="Arial" w:cs="Arial"/>
          <w:sz w:val="24"/>
          <w:szCs w:val="24"/>
        </w:rPr>
        <w:t xml:space="preserve">Registro de entrada y salida de equipos y/o elementos </w:t>
      </w:r>
      <w:r w:rsidR="00F87351" w:rsidRPr="00F87351">
        <w:rPr>
          <w:rFonts w:ascii="Arial" w:hAnsi="Arial" w:cs="Arial"/>
          <w:sz w:val="24"/>
          <w:szCs w:val="24"/>
        </w:rPr>
        <w:t>CO-7PR-14 F5</w:t>
      </w:r>
      <w:r w:rsidR="00CF063E">
        <w:rPr>
          <w:rFonts w:ascii="Arial" w:hAnsi="Arial" w:cs="Arial"/>
          <w:sz w:val="24"/>
          <w:szCs w:val="24"/>
        </w:rPr>
        <w:t xml:space="preserve"> (</w:t>
      </w:r>
      <w:r w:rsidR="002F4107">
        <w:rPr>
          <w:rFonts w:ascii="Arial" w:hAnsi="Arial" w:cs="Arial"/>
          <w:sz w:val="24"/>
          <w:szCs w:val="24"/>
        </w:rPr>
        <w:t>Anexo 5</w:t>
      </w:r>
      <w:r w:rsidR="00CF063E">
        <w:rPr>
          <w:rFonts w:ascii="Arial" w:hAnsi="Arial" w:cs="Arial"/>
          <w:sz w:val="24"/>
          <w:szCs w:val="24"/>
        </w:rPr>
        <w:t>)</w:t>
      </w:r>
      <w:r w:rsidRPr="00876839">
        <w:rPr>
          <w:rFonts w:ascii="Arial" w:hAnsi="Arial" w:cs="Arial"/>
          <w:sz w:val="24"/>
          <w:szCs w:val="24"/>
        </w:rPr>
        <w:t xml:space="preserve">, </w:t>
      </w:r>
      <w:r w:rsidR="00F87351">
        <w:rPr>
          <w:rFonts w:ascii="Arial" w:hAnsi="Arial" w:cs="Arial"/>
          <w:sz w:val="24"/>
          <w:szCs w:val="24"/>
        </w:rPr>
        <w:t xml:space="preserve">que se </w:t>
      </w:r>
      <w:r w:rsidRPr="00876839">
        <w:rPr>
          <w:rFonts w:ascii="Arial" w:hAnsi="Arial" w:cs="Arial"/>
          <w:sz w:val="24"/>
          <w:szCs w:val="24"/>
        </w:rPr>
        <w:t xml:space="preserve"> encuentra </w:t>
      </w:r>
      <w:r w:rsidR="00876839" w:rsidRPr="00876839">
        <w:rPr>
          <w:rFonts w:ascii="Arial" w:hAnsi="Arial" w:cs="Arial"/>
          <w:sz w:val="24"/>
          <w:szCs w:val="24"/>
        </w:rPr>
        <w:t>en la recepción</w:t>
      </w:r>
      <w:r w:rsidRPr="00876839">
        <w:rPr>
          <w:rFonts w:ascii="Arial" w:hAnsi="Arial" w:cs="Arial"/>
          <w:sz w:val="24"/>
          <w:szCs w:val="24"/>
        </w:rPr>
        <w:t xml:space="preserve">. </w:t>
      </w:r>
    </w:p>
    <w:p w14:paraId="0ED66BD7" w14:textId="77777777" w:rsidR="00BE7A6C" w:rsidRPr="001A4CE2" w:rsidRDefault="00BE7A6C" w:rsidP="00EE7BAB">
      <w:pPr>
        <w:jc w:val="both"/>
        <w:rPr>
          <w:rFonts w:ascii="Arial" w:hAnsi="Arial" w:cs="Arial"/>
          <w:sz w:val="24"/>
          <w:szCs w:val="24"/>
        </w:rPr>
      </w:pPr>
    </w:p>
    <w:p w14:paraId="0ED66BD8" w14:textId="77777777" w:rsidR="0043731B" w:rsidRDefault="005D0B0E" w:rsidP="0043731B">
      <w:pPr>
        <w:numPr>
          <w:ilvl w:val="0"/>
          <w:numId w:val="19"/>
        </w:numPr>
        <w:tabs>
          <w:tab w:val="num" w:pos="284"/>
        </w:tabs>
        <w:ind w:left="284" w:hanging="284"/>
        <w:jc w:val="both"/>
        <w:rPr>
          <w:rFonts w:ascii="Arial" w:hAnsi="Arial" w:cs="Arial"/>
          <w:sz w:val="24"/>
          <w:szCs w:val="24"/>
        </w:rPr>
      </w:pPr>
      <w:r w:rsidRPr="001A4CE2">
        <w:rPr>
          <w:rFonts w:ascii="Arial" w:hAnsi="Arial" w:cs="Arial"/>
          <w:sz w:val="24"/>
          <w:szCs w:val="24"/>
        </w:rPr>
        <w:t>Todo equipo</w:t>
      </w:r>
      <w:r w:rsidR="00B64B93" w:rsidRPr="001A4CE2">
        <w:rPr>
          <w:rFonts w:ascii="Arial" w:hAnsi="Arial" w:cs="Arial"/>
          <w:sz w:val="24"/>
          <w:szCs w:val="24"/>
        </w:rPr>
        <w:t xml:space="preserve"> de</w:t>
      </w:r>
      <w:r w:rsidRPr="001A4CE2">
        <w:rPr>
          <w:rFonts w:ascii="Arial" w:hAnsi="Arial" w:cs="Arial"/>
          <w:sz w:val="24"/>
          <w:szCs w:val="24"/>
        </w:rPr>
        <w:t xml:space="preserve"> propiedad del GRUPO HONOR &amp; LAUREL, a excepción de l</w:t>
      </w:r>
      <w:r w:rsidR="00FB28A6" w:rsidRPr="001A4CE2">
        <w:rPr>
          <w:rFonts w:ascii="Arial" w:hAnsi="Arial" w:cs="Arial"/>
          <w:sz w:val="24"/>
          <w:szCs w:val="24"/>
        </w:rPr>
        <w:t>o</w:t>
      </w:r>
      <w:r w:rsidRPr="001A4CE2">
        <w:rPr>
          <w:rFonts w:ascii="Arial" w:hAnsi="Arial" w:cs="Arial"/>
          <w:sz w:val="24"/>
          <w:szCs w:val="24"/>
        </w:rPr>
        <w:t>s computador</w:t>
      </w:r>
      <w:r w:rsidR="00FB28A6" w:rsidRPr="001A4CE2">
        <w:rPr>
          <w:rFonts w:ascii="Arial" w:hAnsi="Arial" w:cs="Arial"/>
          <w:sz w:val="24"/>
          <w:szCs w:val="24"/>
        </w:rPr>
        <w:t>e</w:t>
      </w:r>
      <w:r w:rsidRPr="001A4CE2">
        <w:rPr>
          <w:rFonts w:ascii="Arial" w:hAnsi="Arial" w:cs="Arial"/>
          <w:sz w:val="24"/>
          <w:szCs w:val="24"/>
        </w:rPr>
        <w:t>s portátiles que han sido asignad</w:t>
      </w:r>
      <w:r w:rsidR="00FB28A6" w:rsidRPr="001A4CE2">
        <w:rPr>
          <w:rFonts w:ascii="Arial" w:hAnsi="Arial" w:cs="Arial"/>
          <w:sz w:val="24"/>
          <w:szCs w:val="24"/>
        </w:rPr>
        <w:t>o</w:t>
      </w:r>
      <w:r w:rsidRPr="001A4CE2">
        <w:rPr>
          <w:rFonts w:ascii="Arial" w:hAnsi="Arial" w:cs="Arial"/>
          <w:sz w:val="24"/>
          <w:szCs w:val="24"/>
        </w:rPr>
        <w:t>s, requieren de una autorización firmada antes de ser retirado de las instalaciones, ésta autorización la puede</w:t>
      </w:r>
      <w:r w:rsidR="00020EF5">
        <w:rPr>
          <w:rFonts w:ascii="Arial" w:hAnsi="Arial" w:cs="Arial"/>
          <w:sz w:val="24"/>
          <w:szCs w:val="24"/>
        </w:rPr>
        <w:t>n</w:t>
      </w:r>
      <w:r w:rsidRPr="001A4CE2">
        <w:rPr>
          <w:rFonts w:ascii="Arial" w:hAnsi="Arial" w:cs="Arial"/>
          <w:sz w:val="24"/>
          <w:szCs w:val="24"/>
        </w:rPr>
        <w:t xml:space="preserve"> emitir </w:t>
      </w:r>
      <w:r w:rsidR="00020EF5">
        <w:rPr>
          <w:rFonts w:ascii="Arial" w:hAnsi="Arial" w:cs="Arial"/>
          <w:sz w:val="24"/>
          <w:szCs w:val="24"/>
        </w:rPr>
        <w:t xml:space="preserve">Gerentes o Directores de área, la autorización se debe entregar </w:t>
      </w:r>
      <w:r w:rsidR="009419A0">
        <w:rPr>
          <w:rFonts w:ascii="Arial" w:hAnsi="Arial" w:cs="Arial"/>
          <w:sz w:val="24"/>
          <w:szCs w:val="24"/>
        </w:rPr>
        <w:t xml:space="preserve">en la recepción de cada sede. </w:t>
      </w:r>
    </w:p>
    <w:p w14:paraId="0ED66BD9" w14:textId="77777777" w:rsidR="0093284D" w:rsidRDefault="0093284D" w:rsidP="0093284D">
      <w:pPr>
        <w:jc w:val="both"/>
        <w:rPr>
          <w:rFonts w:ascii="Arial" w:hAnsi="Arial" w:cs="Arial"/>
          <w:sz w:val="24"/>
          <w:szCs w:val="24"/>
        </w:rPr>
      </w:pPr>
    </w:p>
    <w:p w14:paraId="0ED66BDA" w14:textId="77777777" w:rsidR="0093284D" w:rsidRDefault="0093284D" w:rsidP="0093284D">
      <w:pPr>
        <w:jc w:val="both"/>
        <w:rPr>
          <w:rFonts w:ascii="Arial" w:hAnsi="Arial" w:cs="Arial"/>
          <w:b/>
          <w:sz w:val="24"/>
          <w:szCs w:val="24"/>
        </w:rPr>
      </w:pPr>
      <w:r>
        <w:rPr>
          <w:rFonts w:ascii="Arial" w:hAnsi="Arial" w:cs="Arial"/>
          <w:b/>
          <w:sz w:val="24"/>
          <w:szCs w:val="24"/>
        </w:rPr>
        <w:t xml:space="preserve">7.5 </w:t>
      </w:r>
      <w:r w:rsidR="009C3648" w:rsidRPr="009C3648">
        <w:rPr>
          <w:rFonts w:ascii="Arial" w:hAnsi="Arial" w:cs="Arial"/>
          <w:b/>
          <w:sz w:val="24"/>
          <w:szCs w:val="24"/>
        </w:rPr>
        <w:t>CENTRO DE OPERACIONES</w:t>
      </w:r>
    </w:p>
    <w:p w14:paraId="0ED66BDB" w14:textId="77777777" w:rsidR="0093284D" w:rsidRDefault="0093284D" w:rsidP="0093284D">
      <w:pPr>
        <w:jc w:val="both"/>
        <w:rPr>
          <w:rFonts w:ascii="Arial" w:hAnsi="Arial" w:cs="Arial"/>
          <w:b/>
          <w:sz w:val="24"/>
          <w:szCs w:val="24"/>
        </w:rPr>
      </w:pPr>
    </w:p>
    <w:p w14:paraId="0ED66BDC" w14:textId="63E99E4A" w:rsidR="00111768" w:rsidRPr="007C6CDA" w:rsidRDefault="00271F09" w:rsidP="0093284D">
      <w:pPr>
        <w:jc w:val="both"/>
        <w:rPr>
          <w:rFonts w:ascii="Arial" w:hAnsi="Arial" w:cs="Arial"/>
          <w:sz w:val="24"/>
          <w:szCs w:val="24"/>
        </w:rPr>
      </w:pPr>
      <w:r>
        <w:rPr>
          <w:rFonts w:ascii="Arial" w:hAnsi="Arial" w:cs="Arial"/>
          <w:sz w:val="24"/>
          <w:szCs w:val="24"/>
        </w:rPr>
        <w:t>Ver Instructivo CO-</w:t>
      </w:r>
      <w:r w:rsidR="007C6CDA">
        <w:rPr>
          <w:rFonts w:ascii="Arial" w:hAnsi="Arial" w:cs="Arial"/>
          <w:sz w:val="24"/>
          <w:szCs w:val="24"/>
        </w:rPr>
        <w:t>7</w:t>
      </w:r>
      <w:r w:rsidR="002F0C9B">
        <w:rPr>
          <w:rFonts w:ascii="Arial" w:hAnsi="Arial" w:cs="Arial"/>
          <w:sz w:val="24"/>
          <w:szCs w:val="24"/>
        </w:rPr>
        <w:t>IT-07</w:t>
      </w:r>
      <w:r w:rsidR="007C6CDA">
        <w:rPr>
          <w:rFonts w:ascii="Arial" w:hAnsi="Arial" w:cs="Arial"/>
          <w:sz w:val="24"/>
          <w:szCs w:val="24"/>
        </w:rPr>
        <w:t xml:space="preserve"> </w:t>
      </w:r>
      <w:r w:rsidR="007C6CDA">
        <w:rPr>
          <w:rFonts w:ascii="Arial" w:hAnsi="Arial" w:cs="Arial"/>
          <w:i/>
          <w:sz w:val="24"/>
          <w:szCs w:val="24"/>
        </w:rPr>
        <w:t>Manejo Interno COP Bogotá</w:t>
      </w:r>
      <w:r w:rsidR="007C6CDA">
        <w:rPr>
          <w:rFonts w:ascii="Arial" w:hAnsi="Arial" w:cs="Arial"/>
          <w:sz w:val="24"/>
          <w:szCs w:val="24"/>
        </w:rPr>
        <w:t xml:space="preserve"> </w:t>
      </w:r>
    </w:p>
    <w:p w14:paraId="0ED66BDD" w14:textId="77777777" w:rsidR="00E7409D" w:rsidRPr="00E7409D" w:rsidRDefault="00E7409D" w:rsidP="0093284D">
      <w:pPr>
        <w:jc w:val="both"/>
        <w:rPr>
          <w:rFonts w:ascii="Arial" w:hAnsi="Arial" w:cs="Arial"/>
          <w:b/>
          <w:sz w:val="24"/>
          <w:szCs w:val="24"/>
        </w:rPr>
      </w:pPr>
    </w:p>
    <w:p w14:paraId="674C37BE" w14:textId="77777777" w:rsidR="000C3E76" w:rsidRDefault="000C3E76" w:rsidP="0093284D">
      <w:pPr>
        <w:jc w:val="both"/>
        <w:rPr>
          <w:rFonts w:ascii="Arial" w:hAnsi="Arial" w:cs="Arial"/>
          <w:b/>
          <w:sz w:val="24"/>
          <w:szCs w:val="24"/>
        </w:rPr>
      </w:pPr>
    </w:p>
    <w:p w14:paraId="72036CCE" w14:textId="77777777" w:rsidR="000C3E76" w:rsidRDefault="000C3E76" w:rsidP="0093284D">
      <w:pPr>
        <w:jc w:val="both"/>
        <w:rPr>
          <w:rFonts w:ascii="Arial" w:hAnsi="Arial" w:cs="Arial"/>
          <w:b/>
          <w:sz w:val="24"/>
          <w:szCs w:val="24"/>
        </w:rPr>
      </w:pPr>
    </w:p>
    <w:p w14:paraId="0872138D" w14:textId="77777777" w:rsidR="000C3E76" w:rsidRDefault="000C3E76" w:rsidP="0093284D">
      <w:pPr>
        <w:jc w:val="both"/>
        <w:rPr>
          <w:rFonts w:ascii="Arial" w:hAnsi="Arial" w:cs="Arial"/>
          <w:b/>
          <w:sz w:val="24"/>
          <w:szCs w:val="24"/>
        </w:rPr>
      </w:pPr>
    </w:p>
    <w:p w14:paraId="1B64AD51" w14:textId="77777777" w:rsidR="000C3E76" w:rsidRDefault="000C3E76" w:rsidP="0093284D">
      <w:pPr>
        <w:jc w:val="both"/>
        <w:rPr>
          <w:rFonts w:ascii="Arial" w:hAnsi="Arial" w:cs="Arial"/>
          <w:b/>
          <w:sz w:val="24"/>
          <w:szCs w:val="24"/>
        </w:rPr>
      </w:pPr>
    </w:p>
    <w:p w14:paraId="0ED66BDE" w14:textId="77777777" w:rsidR="00E7409D" w:rsidRDefault="00E7409D" w:rsidP="0093284D">
      <w:pPr>
        <w:jc w:val="both"/>
        <w:rPr>
          <w:rFonts w:ascii="Arial" w:hAnsi="Arial" w:cs="Arial"/>
          <w:b/>
          <w:sz w:val="24"/>
          <w:szCs w:val="24"/>
        </w:rPr>
      </w:pPr>
      <w:r w:rsidRPr="00E7409D">
        <w:rPr>
          <w:rFonts w:ascii="Arial" w:hAnsi="Arial" w:cs="Arial"/>
          <w:b/>
          <w:sz w:val="24"/>
          <w:szCs w:val="24"/>
        </w:rPr>
        <w:lastRenderedPageBreak/>
        <w:t>7.6. ARMERILLO</w:t>
      </w:r>
    </w:p>
    <w:p w14:paraId="0ED66BDF" w14:textId="77777777" w:rsidR="00E7409D" w:rsidRDefault="00E7409D" w:rsidP="0093284D">
      <w:pPr>
        <w:jc w:val="both"/>
        <w:rPr>
          <w:rFonts w:ascii="Arial" w:hAnsi="Arial" w:cs="Arial"/>
          <w:sz w:val="24"/>
          <w:szCs w:val="24"/>
        </w:rPr>
      </w:pPr>
    </w:p>
    <w:p w14:paraId="0ED66BE0" w14:textId="77777777" w:rsidR="00E7409D" w:rsidRPr="00E7409D" w:rsidRDefault="00E7409D" w:rsidP="0093284D">
      <w:pPr>
        <w:jc w:val="both"/>
        <w:rPr>
          <w:rFonts w:ascii="Arial" w:hAnsi="Arial" w:cs="Arial"/>
          <w:sz w:val="24"/>
          <w:szCs w:val="24"/>
        </w:rPr>
      </w:pPr>
      <w:r>
        <w:rPr>
          <w:rFonts w:ascii="Arial" w:hAnsi="Arial" w:cs="Arial"/>
          <w:sz w:val="24"/>
          <w:szCs w:val="24"/>
        </w:rPr>
        <w:t>Solo tiene acceso autorizado al Armerillo los siguientes cargos: Director</w:t>
      </w:r>
      <w:r w:rsidR="004836A7">
        <w:rPr>
          <w:rFonts w:ascii="Arial" w:hAnsi="Arial" w:cs="Arial"/>
          <w:sz w:val="24"/>
          <w:szCs w:val="24"/>
        </w:rPr>
        <w:t xml:space="preserve"> de operaciones</w:t>
      </w:r>
      <w:r>
        <w:rPr>
          <w:rFonts w:ascii="Arial" w:hAnsi="Arial" w:cs="Arial"/>
          <w:sz w:val="24"/>
          <w:szCs w:val="24"/>
        </w:rPr>
        <w:t>, Gerente</w:t>
      </w:r>
      <w:r w:rsidR="004836A7">
        <w:rPr>
          <w:rFonts w:ascii="Arial" w:hAnsi="Arial" w:cs="Arial"/>
          <w:sz w:val="24"/>
          <w:szCs w:val="24"/>
        </w:rPr>
        <w:t xml:space="preserve"> de operaciones</w:t>
      </w:r>
      <w:r>
        <w:rPr>
          <w:rFonts w:ascii="Arial" w:hAnsi="Arial" w:cs="Arial"/>
          <w:sz w:val="24"/>
          <w:szCs w:val="24"/>
        </w:rPr>
        <w:t>, Coordinadores</w:t>
      </w:r>
      <w:r w:rsidR="004836A7">
        <w:rPr>
          <w:rFonts w:ascii="Arial" w:hAnsi="Arial" w:cs="Arial"/>
          <w:sz w:val="24"/>
          <w:szCs w:val="24"/>
        </w:rPr>
        <w:t xml:space="preserve"> de operaciones, Analista de operaciones, Auditora de Control Interno.</w:t>
      </w:r>
    </w:p>
    <w:p w14:paraId="0ED66BE1" w14:textId="77777777" w:rsidR="004836A7" w:rsidRDefault="004836A7" w:rsidP="004836A7">
      <w:pPr>
        <w:jc w:val="both"/>
        <w:rPr>
          <w:rFonts w:ascii="Arial" w:hAnsi="Arial" w:cs="Arial"/>
          <w:sz w:val="24"/>
          <w:szCs w:val="24"/>
        </w:rPr>
      </w:pPr>
    </w:p>
    <w:p w14:paraId="0ED66BE2" w14:textId="1D87F066" w:rsidR="004836A7" w:rsidRDefault="004836A7" w:rsidP="004836A7">
      <w:pPr>
        <w:jc w:val="both"/>
        <w:rPr>
          <w:rFonts w:ascii="Arial" w:hAnsi="Arial" w:cs="Arial"/>
          <w:sz w:val="24"/>
          <w:szCs w:val="24"/>
        </w:rPr>
      </w:pPr>
      <w:r>
        <w:rPr>
          <w:rFonts w:ascii="Arial" w:hAnsi="Arial" w:cs="Arial"/>
          <w:sz w:val="24"/>
          <w:szCs w:val="24"/>
        </w:rPr>
        <w:t xml:space="preserve">El personal que no esté autorizado y requiera ingresar, debe tener autorización del Director de Operaciones o el Gerente de Operaciones cuando el primero </w:t>
      </w:r>
      <w:r w:rsidR="003A220D">
        <w:rPr>
          <w:rFonts w:ascii="Arial" w:hAnsi="Arial" w:cs="Arial"/>
          <w:sz w:val="24"/>
          <w:szCs w:val="24"/>
        </w:rPr>
        <w:t>esté</w:t>
      </w:r>
      <w:r>
        <w:rPr>
          <w:rFonts w:ascii="Arial" w:hAnsi="Arial" w:cs="Arial"/>
          <w:sz w:val="24"/>
          <w:szCs w:val="24"/>
        </w:rPr>
        <w:t xml:space="preserve"> ausente</w:t>
      </w:r>
    </w:p>
    <w:p w14:paraId="0ED66BE3" w14:textId="77777777" w:rsidR="004836A7" w:rsidRPr="009419A0" w:rsidRDefault="004836A7" w:rsidP="004836A7">
      <w:pPr>
        <w:jc w:val="both"/>
        <w:rPr>
          <w:rFonts w:ascii="Arial" w:hAnsi="Arial" w:cs="Arial"/>
          <w:sz w:val="24"/>
          <w:szCs w:val="24"/>
        </w:rPr>
      </w:pPr>
    </w:p>
    <w:p w14:paraId="0ED66BE4" w14:textId="30FAF235" w:rsidR="0043731B" w:rsidRDefault="00FC1069" w:rsidP="007748CB">
      <w:pPr>
        <w:jc w:val="both"/>
        <w:rPr>
          <w:rFonts w:ascii="Arial" w:hAnsi="Arial" w:cs="Arial"/>
          <w:sz w:val="24"/>
          <w:szCs w:val="24"/>
        </w:rPr>
      </w:pPr>
      <w:r>
        <w:rPr>
          <w:rFonts w:ascii="Arial" w:hAnsi="Arial" w:cs="Arial"/>
          <w:b/>
          <w:sz w:val="24"/>
          <w:szCs w:val="24"/>
        </w:rPr>
        <w:t>7</w:t>
      </w:r>
      <w:r w:rsidR="0093284D">
        <w:rPr>
          <w:rFonts w:ascii="Arial" w:hAnsi="Arial" w:cs="Arial"/>
          <w:b/>
          <w:sz w:val="24"/>
          <w:szCs w:val="24"/>
        </w:rPr>
        <w:t>.</w:t>
      </w:r>
      <w:r w:rsidR="00E7409D">
        <w:rPr>
          <w:rFonts w:ascii="Arial" w:hAnsi="Arial" w:cs="Arial"/>
          <w:b/>
          <w:sz w:val="24"/>
          <w:szCs w:val="24"/>
        </w:rPr>
        <w:t>7</w:t>
      </w:r>
      <w:r w:rsidR="002F0C9B">
        <w:rPr>
          <w:rFonts w:ascii="Arial" w:hAnsi="Arial" w:cs="Arial"/>
          <w:b/>
          <w:sz w:val="24"/>
          <w:szCs w:val="24"/>
        </w:rPr>
        <w:t>.</w:t>
      </w:r>
      <w:r w:rsidR="002F0C9B" w:rsidRPr="0043731B">
        <w:rPr>
          <w:rFonts w:ascii="Arial" w:hAnsi="Arial" w:cs="Arial"/>
          <w:b/>
          <w:sz w:val="24"/>
          <w:szCs w:val="24"/>
        </w:rPr>
        <w:t xml:space="preserve"> ZONAS</w:t>
      </w:r>
      <w:r w:rsidR="0043731B" w:rsidRPr="0043731B">
        <w:rPr>
          <w:rFonts w:ascii="Arial" w:hAnsi="Arial" w:cs="Arial"/>
          <w:b/>
          <w:sz w:val="24"/>
          <w:szCs w:val="24"/>
        </w:rPr>
        <w:t xml:space="preserve"> DE ESTACIONAMIENTO</w:t>
      </w:r>
    </w:p>
    <w:p w14:paraId="0ED66BE5" w14:textId="77777777" w:rsidR="005D0B0E" w:rsidRPr="009419A0" w:rsidRDefault="005D0B0E" w:rsidP="005D6177">
      <w:pPr>
        <w:pStyle w:val="Textoindependiente2"/>
        <w:jc w:val="both"/>
        <w:rPr>
          <w:rFonts w:ascii="Arial" w:hAnsi="Arial" w:cs="Arial"/>
          <w:b w:val="0"/>
          <w:sz w:val="24"/>
          <w:szCs w:val="24"/>
        </w:rPr>
      </w:pPr>
    </w:p>
    <w:p w14:paraId="0ED66BE6" w14:textId="77777777" w:rsidR="005D0B0E" w:rsidRDefault="00BD7F50" w:rsidP="007748CB">
      <w:pPr>
        <w:pStyle w:val="Textoindependiente2"/>
        <w:numPr>
          <w:ilvl w:val="0"/>
          <w:numId w:val="35"/>
        </w:numPr>
        <w:jc w:val="both"/>
        <w:rPr>
          <w:rFonts w:ascii="Arial" w:hAnsi="Arial" w:cs="Arial"/>
          <w:b w:val="0"/>
          <w:sz w:val="24"/>
          <w:szCs w:val="24"/>
        </w:rPr>
      </w:pPr>
      <w:r>
        <w:rPr>
          <w:rFonts w:ascii="Arial" w:hAnsi="Arial" w:cs="Arial"/>
          <w:b w:val="0"/>
          <w:sz w:val="24"/>
          <w:szCs w:val="24"/>
        </w:rPr>
        <w:t xml:space="preserve">El uso de los parqueaderos del sótano del edificio del GRUPO HONOR &amp; LAUREL, </w:t>
      </w:r>
      <w:r w:rsidR="00C86C00">
        <w:rPr>
          <w:rFonts w:ascii="Arial" w:hAnsi="Arial" w:cs="Arial"/>
          <w:b w:val="0"/>
          <w:sz w:val="24"/>
          <w:szCs w:val="24"/>
        </w:rPr>
        <w:t>está</w:t>
      </w:r>
      <w:r>
        <w:rPr>
          <w:rFonts w:ascii="Arial" w:hAnsi="Arial" w:cs="Arial"/>
          <w:b w:val="0"/>
          <w:sz w:val="24"/>
          <w:szCs w:val="24"/>
        </w:rPr>
        <w:t xml:space="preserve"> limitado única y exclusivamente al personal </w:t>
      </w:r>
      <w:r w:rsidR="00134A3C">
        <w:rPr>
          <w:rFonts w:ascii="Arial" w:hAnsi="Arial" w:cs="Arial"/>
          <w:b w:val="0"/>
          <w:sz w:val="24"/>
          <w:szCs w:val="24"/>
        </w:rPr>
        <w:t>a</w:t>
      </w:r>
      <w:r w:rsidR="00C10221">
        <w:rPr>
          <w:rFonts w:ascii="Arial" w:hAnsi="Arial" w:cs="Arial"/>
          <w:b w:val="0"/>
          <w:sz w:val="24"/>
          <w:szCs w:val="24"/>
        </w:rPr>
        <w:t>dministrativo</w:t>
      </w:r>
      <w:r w:rsidR="00DA46BD" w:rsidRPr="009419A0">
        <w:rPr>
          <w:rFonts w:ascii="Arial" w:hAnsi="Arial" w:cs="Arial"/>
          <w:b w:val="0"/>
          <w:sz w:val="24"/>
          <w:szCs w:val="24"/>
        </w:rPr>
        <w:t>; el parqueo en el área externa d</w:t>
      </w:r>
      <w:r w:rsidR="00DA46BD" w:rsidRPr="00D156B8">
        <w:rPr>
          <w:rFonts w:ascii="Arial" w:hAnsi="Arial" w:cs="Arial"/>
          <w:b w:val="0"/>
          <w:sz w:val="24"/>
          <w:szCs w:val="24"/>
        </w:rPr>
        <w:t>e las</w:t>
      </w:r>
      <w:r w:rsidR="00FB76AB">
        <w:rPr>
          <w:rFonts w:ascii="Arial" w:hAnsi="Arial" w:cs="Arial"/>
          <w:b w:val="0"/>
          <w:sz w:val="24"/>
          <w:szCs w:val="24"/>
        </w:rPr>
        <w:t xml:space="preserve"> instalaciones no </w:t>
      </w:r>
      <w:r w:rsidR="00C86C00">
        <w:rPr>
          <w:rFonts w:ascii="Arial" w:hAnsi="Arial" w:cs="Arial"/>
          <w:b w:val="0"/>
          <w:sz w:val="24"/>
          <w:szCs w:val="24"/>
        </w:rPr>
        <w:t>está</w:t>
      </w:r>
      <w:r w:rsidR="00FB76AB">
        <w:rPr>
          <w:rFonts w:ascii="Arial" w:hAnsi="Arial" w:cs="Arial"/>
          <w:b w:val="0"/>
          <w:sz w:val="24"/>
          <w:szCs w:val="24"/>
        </w:rPr>
        <w:t xml:space="preserve"> permitido</w:t>
      </w:r>
      <w:r w:rsidR="00677256" w:rsidRPr="001A4CE2">
        <w:rPr>
          <w:rFonts w:ascii="Arial" w:hAnsi="Arial" w:cs="Arial"/>
          <w:b w:val="0"/>
          <w:sz w:val="24"/>
          <w:szCs w:val="24"/>
        </w:rPr>
        <w:t>;</w:t>
      </w:r>
      <w:r w:rsidR="00DA46BD" w:rsidRPr="001A4CE2">
        <w:rPr>
          <w:rFonts w:ascii="Arial" w:hAnsi="Arial" w:cs="Arial"/>
          <w:b w:val="0"/>
          <w:sz w:val="24"/>
          <w:szCs w:val="24"/>
        </w:rPr>
        <w:t xml:space="preserve"> quien deje su </w:t>
      </w:r>
      <w:r w:rsidR="00D156B8" w:rsidRPr="001A4CE2">
        <w:rPr>
          <w:rFonts w:ascii="Arial" w:hAnsi="Arial" w:cs="Arial"/>
          <w:b w:val="0"/>
          <w:sz w:val="24"/>
          <w:szCs w:val="24"/>
        </w:rPr>
        <w:t>vehículo</w:t>
      </w:r>
      <w:r w:rsidR="00DA46BD" w:rsidRPr="001A4CE2">
        <w:rPr>
          <w:rFonts w:ascii="Arial" w:hAnsi="Arial" w:cs="Arial"/>
          <w:b w:val="0"/>
          <w:sz w:val="24"/>
          <w:szCs w:val="24"/>
        </w:rPr>
        <w:t xml:space="preserve"> en esta área, asume a </w:t>
      </w:r>
      <w:r w:rsidR="00C86C00" w:rsidRPr="001A4CE2">
        <w:rPr>
          <w:rFonts w:ascii="Arial" w:hAnsi="Arial" w:cs="Arial"/>
          <w:b w:val="0"/>
          <w:sz w:val="24"/>
          <w:szCs w:val="24"/>
        </w:rPr>
        <w:t>título</w:t>
      </w:r>
      <w:r w:rsidR="00DA46BD" w:rsidRPr="001A4CE2">
        <w:rPr>
          <w:rFonts w:ascii="Arial" w:hAnsi="Arial" w:cs="Arial"/>
          <w:b w:val="0"/>
          <w:sz w:val="24"/>
          <w:szCs w:val="24"/>
        </w:rPr>
        <w:t xml:space="preserve"> personal los riesgos y consecuencias </w:t>
      </w:r>
      <w:r w:rsidR="00677256" w:rsidRPr="001A4CE2">
        <w:rPr>
          <w:rFonts w:ascii="Arial" w:hAnsi="Arial" w:cs="Arial"/>
          <w:b w:val="0"/>
          <w:sz w:val="24"/>
          <w:szCs w:val="24"/>
        </w:rPr>
        <w:t xml:space="preserve">de las situaciones que </w:t>
      </w:r>
      <w:r w:rsidR="00DA46BD" w:rsidRPr="001A4CE2">
        <w:rPr>
          <w:rFonts w:ascii="Arial" w:hAnsi="Arial" w:cs="Arial"/>
          <w:b w:val="0"/>
          <w:sz w:val="24"/>
          <w:szCs w:val="24"/>
        </w:rPr>
        <w:t>se puedan presentar.</w:t>
      </w:r>
    </w:p>
    <w:p w14:paraId="0ED66BE7" w14:textId="77777777" w:rsidR="00C87AE9" w:rsidRDefault="00C87AE9" w:rsidP="005D6177">
      <w:pPr>
        <w:pStyle w:val="Textoindependiente2"/>
        <w:jc w:val="both"/>
        <w:rPr>
          <w:rFonts w:ascii="Arial" w:hAnsi="Arial" w:cs="Arial"/>
          <w:b w:val="0"/>
          <w:sz w:val="24"/>
          <w:szCs w:val="24"/>
        </w:rPr>
      </w:pPr>
    </w:p>
    <w:p w14:paraId="0ED66BE9" w14:textId="146A5A79" w:rsidR="00BE3E60" w:rsidRPr="001A4CE2" w:rsidRDefault="00FC1069" w:rsidP="001A4CE2">
      <w:pPr>
        <w:pStyle w:val="Ttulo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w:t>
      </w:r>
      <w:r w:rsidR="0093284D">
        <w:rPr>
          <w:rFonts w:ascii="Arial" w:hAnsi="Arial" w:cs="Arial"/>
          <w:sz w:val="24"/>
          <w:szCs w:val="24"/>
        </w:rPr>
        <w:t>7</w:t>
      </w:r>
      <w:r w:rsidR="007C6CDA">
        <w:rPr>
          <w:rFonts w:ascii="Arial" w:hAnsi="Arial" w:cs="Arial"/>
          <w:sz w:val="24"/>
          <w:szCs w:val="24"/>
        </w:rPr>
        <w:t xml:space="preserve"> </w:t>
      </w:r>
      <w:r w:rsidR="00BE3E60" w:rsidRPr="001A4CE2">
        <w:rPr>
          <w:rFonts w:ascii="Arial" w:hAnsi="Arial" w:cs="Arial"/>
          <w:sz w:val="24"/>
          <w:szCs w:val="24"/>
        </w:rPr>
        <w:t>MANEJO DE LLAVES</w:t>
      </w:r>
    </w:p>
    <w:p w14:paraId="0ED66BEA" w14:textId="77777777" w:rsidR="00BE3E60" w:rsidRPr="001A4CE2" w:rsidRDefault="00BE3E60" w:rsidP="005D6177">
      <w:pPr>
        <w:pStyle w:val="Textoindependiente2"/>
        <w:jc w:val="both"/>
        <w:rPr>
          <w:rFonts w:ascii="Arial" w:hAnsi="Arial" w:cs="Arial"/>
          <w:b w:val="0"/>
          <w:sz w:val="24"/>
          <w:szCs w:val="24"/>
        </w:rPr>
      </w:pPr>
    </w:p>
    <w:p w14:paraId="0ED66BEB" w14:textId="65C31615" w:rsidR="00822D8A" w:rsidRPr="001A4CE2" w:rsidRDefault="00BE3E60" w:rsidP="005D6177">
      <w:pPr>
        <w:pStyle w:val="Textoindependiente2"/>
        <w:jc w:val="both"/>
        <w:rPr>
          <w:rFonts w:ascii="Arial" w:hAnsi="Arial" w:cs="Arial"/>
          <w:b w:val="0"/>
          <w:sz w:val="24"/>
          <w:szCs w:val="24"/>
        </w:rPr>
      </w:pPr>
      <w:r w:rsidRPr="001A4CE2">
        <w:rPr>
          <w:rFonts w:ascii="Arial" w:hAnsi="Arial" w:cs="Arial"/>
          <w:b w:val="0"/>
          <w:sz w:val="24"/>
          <w:szCs w:val="24"/>
        </w:rPr>
        <w:t xml:space="preserve">El COP </w:t>
      </w:r>
      <w:r w:rsidR="00C10221">
        <w:rPr>
          <w:rFonts w:ascii="Arial" w:hAnsi="Arial" w:cs="Arial"/>
          <w:b w:val="0"/>
          <w:sz w:val="24"/>
          <w:szCs w:val="24"/>
        </w:rPr>
        <w:t xml:space="preserve">debe </w:t>
      </w:r>
      <w:r w:rsidRPr="001A4CE2">
        <w:rPr>
          <w:rFonts w:ascii="Arial" w:hAnsi="Arial" w:cs="Arial"/>
          <w:b w:val="0"/>
          <w:sz w:val="24"/>
          <w:szCs w:val="24"/>
        </w:rPr>
        <w:t>posee</w:t>
      </w:r>
      <w:r w:rsidR="00C10221">
        <w:rPr>
          <w:rFonts w:ascii="Arial" w:hAnsi="Arial" w:cs="Arial"/>
          <w:b w:val="0"/>
          <w:sz w:val="24"/>
          <w:szCs w:val="24"/>
        </w:rPr>
        <w:t>r</w:t>
      </w:r>
      <w:r w:rsidRPr="001A4CE2">
        <w:rPr>
          <w:rFonts w:ascii="Arial" w:hAnsi="Arial" w:cs="Arial"/>
          <w:b w:val="0"/>
          <w:sz w:val="24"/>
          <w:szCs w:val="24"/>
        </w:rPr>
        <w:t xml:space="preserve"> copia de todas las llaves de las instalaciones, </w:t>
      </w:r>
      <w:r w:rsidR="00822D8A" w:rsidRPr="001A4CE2">
        <w:rPr>
          <w:rFonts w:ascii="Arial" w:hAnsi="Arial" w:cs="Arial"/>
          <w:b w:val="0"/>
          <w:sz w:val="24"/>
          <w:szCs w:val="24"/>
        </w:rPr>
        <w:t>esta</w:t>
      </w:r>
      <w:r w:rsidRPr="001A4CE2">
        <w:rPr>
          <w:rFonts w:ascii="Arial" w:hAnsi="Arial" w:cs="Arial"/>
          <w:b w:val="0"/>
          <w:sz w:val="24"/>
          <w:szCs w:val="24"/>
        </w:rPr>
        <w:t>s copias deben ser utilizada</w:t>
      </w:r>
      <w:r w:rsidR="00822D8A" w:rsidRPr="001A4CE2">
        <w:rPr>
          <w:rFonts w:ascii="Arial" w:hAnsi="Arial" w:cs="Arial"/>
          <w:b w:val="0"/>
          <w:sz w:val="24"/>
          <w:szCs w:val="24"/>
        </w:rPr>
        <w:t>s</w:t>
      </w:r>
      <w:r w:rsidRPr="001A4CE2">
        <w:rPr>
          <w:rFonts w:ascii="Arial" w:hAnsi="Arial" w:cs="Arial"/>
          <w:b w:val="0"/>
          <w:sz w:val="24"/>
          <w:szCs w:val="24"/>
        </w:rPr>
        <w:t xml:space="preserve"> únicamente en casos de emergencia o como </w:t>
      </w:r>
      <w:r w:rsidR="001A4CE2" w:rsidRPr="001A4CE2">
        <w:rPr>
          <w:rFonts w:ascii="Arial" w:hAnsi="Arial" w:cs="Arial"/>
          <w:b w:val="0"/>
          <w:sz w:val="24"/>
          <w:szCs w:val="24"/>
        </w:rPr>
        <w:t>ú</w:t>
      </w:r>
      <w:r w:rsidRPr="001A4CE2">
        <w:rPr>
          <w:rFonts w:ascii="Arial" w:hAnsi="Arial" w:cs="Arial"/>
          <w:b w:val="0"/>
          <w:sz w:val="24"/>
          <w:szCs w:val="24"/>
        </w:rPr>
        <w:t>ltimo recurso en una situación imprevista</w:t>
      </w:r>
      <w:r w:rsidR="00822D8A" w:rsidRPr="001A4CE2">
        <w:rPr>
          <w:rFonts w:ascii="Arial" w:hAnsi="Arial" w:cs="Arial"/>
          <w:b w:val="0"/>
          <w:sz w:val="24"/>
          <w:szCs w:val="24"/>
        </w:rPr>
        <w:t xml:space="preserve">; su </w:t>
      </w:r>
      <w:r w:rsidR="002F0C9B" w:rsidRPr="001A4CE2">
        <w:rPr>
          <w:rFonts w:ascii="Arial" w:hAnsi="Arial" w:cs="Arial"/>
          <w:b w:val="0"/>
          <w:sz w:val="24"/>
          <w:szCs w:val="24"/>
        </w:rPr>
        <w:t>manejo está</w:t>
      </w:r>
      <w:r w:rsidRPr="001A4CE2">
        <w:rPr>
          <w:rFonts w:ascii="Arial" w:hAnsi="Arial" w:cs="Arial"/>
          <w:b w:val="0"/>
          <w:sz w:val="24"/>
          <w:szCs w:val="24"/>
        </w:rPr>
        <w:t xml:space="preserve"> a cargo del Controlador</w:t>
      </w:r>
      <w:r w:rsidR="00822D8A" w:rsidRPr="001A4CE2">
        <w:rPr>
          <w:rFonts w:ascii="Arial" w:hAnsi="Arial" w:cs="Arial"/>
          <w:b w:val="0"/>
          <w:sz w:val="24"/>
          <w:szCs w:val="24"/>
        </w:rPr>
        <w:t xml:space="preserve"> quien</w:t>
      </w:r>
      <w:r w:rsidR="00237410">
        <w:rPr>
          <w:rFonts w:ascii="Arial" w:hAnsi="Arial" w:cs="Arial"/>
          <w:b w:val="0"/>
          <w:sz w:val="24"/>
          <w:szCs w:val="24"/>
        </w:rPr>
        <w:t xml:space="preserve"> solicita al funcionario que </w:t>
      </w:r>
      <w:r w:rsidR="00822D8A" w:rsidRPr="001A4CE2">
        <w:rPr>
          <w:rFonts w:ascii="Arial" w:hAnsi="Arial" w:cs="Arial"/>
          <w:b w:val="0"/>
          <w:sz w:val="24"/>
          <w:szCs w:val="24"/>
        </w:rPr>
        <w:t>registr</w:t>
      </w:r>
      <w:r w:rsidR="00237410">
        <w:rPr>
          <w:rFonts w:ascii="Arial" w:hAnsi="Arial" w:cs="Arial"/>
          <w:b w:val="0"/>
          <w:sz w:val="24"/>
          <w:szCs w:val="24"/>
        </w:rPr>
        <w:t>e los datos solicitados</w:t>
      </w:r>
      <w:r w:rsidR="009C6335" w:rsidRPr="001A4CE2">
        <w:rPr>
          <w:rFonts w:ascii="Arial" w:hAnsi="Arial" w:cs="Arial"/>
          <w:b w:val="0"/>
          <w:sz w:val="24"/>
          <w:szCs w:val="24"/>
        </w:rPr>
        <w:t xml:space="preserve"> en el libro </w:t>
      </w:r>
      <w:r w:rsidR="00633583" w:rsidRPr="001A4CE2">
        <w:rPr>
          <w:rFonts w:ascii="Arial" w:hAnsi="Arial" w:cs="Arial"/>
          <w:b w:val="0"/>
          <w:sz w:val="24"/>
          <w:szCs w:val="24"/>
        </w:rPr>
        <w:t>Control de llaves</w:t>
      </w:r>
      <w:r w:rsidR="00822D8A" w:rsidRPr="001A4CE2">
        <w:rPr>
          <w:rFonts w:ascii="Arial" w:hAnsi="Arial" w:cs="Arial"/>
          <w:b w:val="0"/>
          <w:sz w:val="24"/>
          <w:szCs w:val="24"/>
        </w:rPr>
        <w:t>, motivo y hora en que se presta la copia</w:t>
      </w:r>
      <w:r w:rsidR="00237410">
        <w:rPr>
          <w:rFonts w:ascii="Arial" w:hAnsi="Arial" w:cs="Arial"/>
          <w:b w:val="0"/>
          <w:sz w:val="24"/>
          <w:szCs w:val="24"/>
        </w:rPr>
        <w:t>, verificando el registro de la información</w:t>
      </w:r>
      <w:r w:rsidR="00822D8A" w:rsidRPr="001A4CE2">
        <w:rPr>
          <w:rFonts w:ascii="Arial" w:hAnsi="Arial" w:cs="Arial"/>
          <w:b w:val="0"/>
          <w:sz w:val="24"/>
          <w:szCs w:val="24"/>
        </w:rPr>
        <w:t>; al momento de regresar la llave el funcionario debe firmar el libro</w:t>
      </w:r>
      <w:r w:rsidR="00633583" w:rsidRPr="001A4CE2">
        <w:rPr>
          <w:rFonts w:ascii="Arial" w:hAnsi="Arial" w:cs="Arial"/>
          <w:b w:val="0"/>
          <w:sz w:val="24"/>
          <w:szCs w:val="24"/>
        </w:rPr>
        <w:t xml:space="preserve"> antes descrito</w:t>
      </w:r>
      <w:r w:rsidR="00822D8A" w:rsidRPr="001A4CE2">
        <w:rPr>
          <w:rFonts w:ascii="Arial" w:hAnsi="Arial" w:cs="Arial"/>
          <w:b w:val="0"/>
          <w:sz w:val="24"/>
          <w:szCs w:val="24"/>
        </w:rPr>
        <w:t xml:space="preserve"> en constancia de la devolución</w:t>
      </w:r>
      <w:r w:rsidR="00761CC8" w:rsidRPr="001A4CE2">
        <w:rPr>
          <w:rFonts w:ascii="Arial" w:hAnsi="Arial" w:cs="Arial"/>
          <w:b w:val="0"/>
          <w:sz w:val="24"/>
          <w:szCs w:val="24"/>
        </w:rPr>
        <w:t xml:space="preserve"> con</w:t>
      </w:r>
      <w:r w:rsidR="00822D8A" w:rsidRPr="001A4CE2">
        <w:rPr>
          <w:rFonts w:ascii="Arial" w:hAnsi="Arial" w:cs="Arial"/>
          <w:b w:val="0"/>
          <w:sz w:val="24"/>
          <w:szCs w:val="24"/>
        </w:rPr>
        <w:t xml:space="preserve"> hora de entrega.</w:t>
      </w:r>
    </w:p>
    <w:p w14:paraId="0ED66BEC" w14:textId="77777777" w:rsidR="008223BA" w:rsidRDefault="008223BA" w:rsidP="005D6177">
      <w:pPr>
        <w:pStyle w:val="Textoindependiente2"/>
        <w:jc w:val="both"/>
        <w:rPr>
          <w:rFonts w:ascii="Arial" w:hAnsi="Arial" w:cs="Arial"/>
          <w:b w:val="0"/>
          <w:sz w:val="24"/>
          <w:szCs w:val="24"/>
        </w:rPr>
      </w:pPr>
    </w:p>
    <w:p w14:paraId="0ED66BED" w14:textId="4F1D8269" w:rsidR="005D0B0E" w:rsidRPr="001A4CE2" w:rsidRDefault="00FC1069" w:rsidP="001A4CE2">
      <w:pPr>
        <w:pStyle w:val="Ttulo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w:t>
      </w:r>
      <w:r w:rsidR="0093284D">
        <w:rPr>
          <w:rFonts w:ascii="Arial" w:hAnsi="Arial" w:cs="Arial"/>
          <w:sz w:val="24"/>
          <w:szCs w:val="24"/>
        </w:rPr>
        <w:t>8</w:t>
      </w:r>
      <w:r w:rsidR="007C6CDA">
        <w:rPr>
          <w:rFonts w:ascii="Arial" w:hAnsi="Arial" w:cs="Arial"/>
          <w:sz w:val="24"/>
          <w:szCs w:val="24"/>
        </w:rPr>
        <w:t xml:space="preserve"> </w:t>
      </w:r>
      <w:r w:rsidR="005D0B0E" w:rsidRPr="001A4CE2">
        <w:rPr>
          <w:rFonts w:ascii="Arial" w:hAnsi="Arial" w:cs="Arial"/>
          <w:sz w:val="24"/>
          <w:szCs w:val="24"/>
        </w:rPr>
        <w:t xml:space="preserve">SEGURIDAD DE LA </w:t>
      </w:r>
      <w:r w:rsidR="00C10221" w:rsidRPr="001A4CE2">
        <w:rPr>
          <w:rFonts w:ascii="Arial" w:hAnsi="Arial" w:cs="Arial"/>
          <w:sz w:val="24"/>
          <w:szCs w:val="24"/>
        </w:rPr>
        <w:t>INFORMACIÓN</w:t>
      </w:r>
    </w:p>
    <w:p w14:paraId="0ED66BEE" w14:textId="77777777" w:rsidR="005D0B0E" w:rsidRPr="001A4CE2" w:rsidRDefault="005D0B0E" w:rsidP="005D6177">
      <w:pPr>
        <w:pStyle w:val="Textoindependiente2"/>
        <w:jc w:val="both"/>
        <w:rPr>
          <w:rFonts w:ascii="Arial" w:hAnsi="Arial" w:cs="Arial"/>
          <w:b w:val="0"/>
          <w:sz w:val="24"/>
          <w:szCs w:val="24"/>
        </w:rPr>
      </w:pPr>
    </w:p>
    <w:p w14:paraId="0ED66BEF" w14:textId="77777777" w:rsidR="005D0B0E" w:rsidRPr="001A4CE2" w:rsidRDefault="005D0B0E" w:rsidP="005D6177">
      <w:pPr>
        <w:pStyle w:val="Textoindependiente2"/>
        <w:jc w:val="both"/>
        <w:rPr>
          <w:rFonts w:ascii="Arial" w:hAnsi="Arial" w:cs="Arial"/>
          <w:b w:val="0"/>
          <w:color w:val="000000"/>
          <w:sz w:val="24"/>
          <w:szCs w:val="24"/>
        </w:rPr>
      </w:pPr>
      <w:r w:rsidRPr="001A4CE2">
        <w:rPr>
          <w:rFonts w:ascii="Arial" w:hAnsi="Arial" w:cs="Arial"/>
          <w:b w:val="0"/>
          <w:sz w:val="24"/>
          <w:szCs w:val="24"/>
        </w:rPr>
        <w:t xml:space="preserve">Es responsabilidad de cada empleado, que al finalizar la jornada de trabajo, todos los documentos sean guardados de forma apropiada </w:t>
      </w:r>
      <w:r w:rsidR="00F3514F" w:rsidRPr="001A4CE2">
        <w:rPr>
          <w:rFonts w:ascii="Arial" w:hAnsi="Arial" w:cs="Arial"/>
          <w:b w:val="0"/>
          <w:sz w:val="24"/>
          <w:szCs w:val="24"/>
        </w:rPr>
        <w:t>bajo llave</w:t>
      </w:r>
      <w:r w:rsidR="00AA3F63">
        <w:rPr>
          <w:rFonts w:ascii="Arial" w:hAnsi="Arial" w:cs="Arial"/>
          <w:b w:val="0"/>
          <w:sz w:val="24"/>
          <w:szCs w:val="24"/>
        </w:rPr>
        <w:t xml:space="preserve">, evitando dejarlos </w:t>
      </w:r>
      <w:r w:rsidRPr="001A4CE2">
        <w:rPr>
          <w:rFonts w:ascii="Arial" w:hAnsi="Arial" w:cs="Arial"/>
          <w:b w:val="0"/>
          <w:sz w:val="24"/>
          <w:szCs w:val="24"/>
        </w:rPr>
        <w:t xml:space="preserve"> encima del escritorio</w:t>
      </w:r>
      <w:r w:rsidR="00AA3F63">
        <w:rPr>
          <w:rFonts w:ascii="Arial" w:hAnsi="Arial" w:cs="Arial"/>
          <w:b w:val="0"/>
          <w:sz w:val="24"/>
          <w:szCs w:val="24"/>
        </w:rPr>
        <w:t xml:space="preserve">. </w:t>
      </w:r>
      <w:r w:rsidR="007748CB">
        <w:rPr>
          <w:rFonts w:ascii="Arial" w:hAnsi="Arial" w:cs="Arial"/>
          <w:b w:val="0"/>
          <w:sz w:val="24"/>
          <w:szCs w:val="24"/>
        </w:rPr>
        <w:t>Así</w:t>
      </w:r>
      <w:r w:rsidR="00AA3F63">
        <w:rPr>
          <w:rFonts w:ascii="Arial" w:hAnsi="Arial" w:cs="Arial"/>
          <w:b w:val="0"/>
          <w:sz w:val="24"/>
          <w:szCs w:val="24"/>
        </w:rPr>
        <w:t xml:space="preserve"> mismo </w:t>
      </w:r>
      <w:r w:rsidRPr="001A4CE2">
        <w:rPr>
          <w:rFonts w:ascii="Arial" w:hAnsi="Arial" w:cs="Arial"/>
          <w:b w:val="0"/>
          <w:color w:val="000000"/>
          <w:sz w:val="24"/>
          <w:szCs w:val="24"/>
        </w:rPr>
        <w:t>Se debe mantener control sobre el acceso a la información contenida en medios magnéticos o electrónicos.</w:t>
      </w:r>
    </w:p>
    <w:p w14:paraId="0ED66BF0" w14:textId="77777777" w:rsidR="005D0B0E" w:rsidRPr="001A4CE2" w:rsidRDefault="005D0B0E" w:rsidP="005D6177">
      <w:pPr>
        <w:pStyle w:val="Textoindependiente2"/>
        <w:jc w:val="both"/>
        <w:rPr>
          <w:rFonts w:ascii="Arial" w:hAnsi="Arial" w:cs="Arial"/>
          <w:b w:val="0"/>
          <w:sz w:val="24"/>
          <w:szCs w:val="24"/>
        </w:rPr>
      </w:pPr>
    </w:p>
    <w:p w14:paraId="0ED66BF1" w14:textId="77777777" w:rsidR="005D0B0E" w:rsidRDefault="005D0B0E" w:rsidP="005D6177">
      <w:pPr>
        <w:pStyle w:val="Textoindependiente2"/>
        <w:jc w:val="both"/>
        <w:rPr>
          <w:rFonts w:ascii="Arial" w:hAnsi="Arial" w:cs="Arial"/>
          <w:b w:val="0"/>
          <w:sz w:val="24"/>
          <w:szCs w:val="24"/>
        </w:rPr>
      </w:pPr>
      <w:r w:rsidRPr="001A4CE2">
        <w:rPr>
          <w:rFonts w:ascii="Arial" w:hAnsi="Arial" w:cs="Arial"/>
          <w:b w:val="0"/>
          <w:sz w:val="24"/>
          <w:szCs w:val="24"/>
        </w:rPr>
        <w:t>Cuando ya no se necesita un documento</w:t>
      </w:r>
      <w:r w:rsidR="00633583" w:rsidRPr="001A4CE2">
        <w:rPr>
          <w:rFonts w:ascii="Arial" w:hAnsi="Arial" w:cs="Arial"/>
          <w:b w:val="0"/>
          <w:sz w:val="24"/>
          <w:szCs w:val="24"/>
        </w:rPr>
        <w:t xml:space="preserve"> de tipo confidencial</w:t>
      </w:r>
      <w:r w:rsidRPr="001A4CE2">
        <w:rPr>
          <w:rFonts w:ascii="Arial" w:hAnsi="Arial" w:cs="Arial"/>
          <w:b w:val="0"/>
          <w:sz w:val="24"/>
          <w:szCs w:val="24"/>
        </w:rPr>
        <w:t>, este deberá ser destruido en una cortadora de papel.</w:t>
      </w:r>
      <w:r w:rsidR="00633583" w:rsidRPr="001A4CE2">
        <w:rPr>
          <w:rFonts w:ascii="Arial" w:hAnsi="Arial" w:cs="Arial"/>
          <w:b w:val="0"/>
          <w:sz w:val="24"/>
          <w:szCs w:val="24"/>
        </w:rPr>
        <w:t xml:space="preserve"> Para el caso de documentos no confidenciales, se </w:t>
      </w:r>
      <w:r w:rsidR="00F12ECE">
        <w:rPr>
          <w:rFonts w:ascii="Arial" w:hAnsi="Arial" w:cs="Arial"/>
          <w:b w:val="0"/>
          <w:sz w:val="24"/>
          <w:szCs w:val="24"/>
        </w:rPr>
        <w:t>puede</w:t>
      </w:r>
      <w:r w:rsidR="00633583" w:rsidRPr="001A4CE2">
        <w:rPr>
          <w:rFonts w:ascii="Arial" w:hAnsi="Arial" w:cs="Arial"/>
          <w:b w:val="0"/>
          <w:sz w:val="24"/>
          <w:szCs w:val="24"/>
        </w:rPr>
        <w:t xml:space="preserve"> reutilizar ubicándolo en el lugar designado para este fin.</w:t>
      </w:r>
    </w:p>
    <w:p w14:paraId="0ED66BF2" w14:textId="77777777" w:rsidR="00DA4DAA" w:rsidRPr="001A4CE2" w:rsidRDefault="00DA4DAA" w:rsidP="005D6177">
      <w:pPr>
        <w:pStyle w:val="Textoindependiente2"/>
        <w:jc w:val="both"/>
        <w:rPr>
          <w:rFonts w:ascii="Arial" w:hAnsi="Arial" w:cs="Arial"/>
          <w:b w:val="0"/>
          <w:sz w:val="24"/>
          <w:szCs w:val="24"/>
        </w:rPr>
      </w:pPr>
    </w:p>
    <w:p w14:paraId="0ED66BF3" w14:textId="77777777" w:rsidR="001B4F8D" w:rsidRPr="001A4CE2" w:rsidRDefault="001B4F8D" w:rsidP="005D6177">
      <w:pPr>
        <w:pStyle w:val="Textoindependiente2"/>
        <w:jc w:val="both"/>
        <w:rPr>
          <w:rFonts w:ascii="Arial" w:hAnsi="Arial" w:cs="Arial"/>
          <w:b w:val="0"/>
          <w:sz w:val="24"/>
          <w:szCs w:val="24"/>
        </w:rPr>
      </w:pPr>
      <w:r w:rsidRPr="001A4CE2">
        <w:rPr>
          <w:rFonts w:ascii="Arial" w:hAnsi="Arial" w:cs="Arial"/>
          <w:b w:val="0"/>
          <w:sz w:val="24"/>
          <w:szCs w:val="24"/>
        </w:rPr>
        <w:t xml:space="preserve">Los empleados no deben revelar información personal acerca de otros empleados tal como el número telefónico de su residencia, dirección, itinerario de viaje, </w:t>
      </w:r>
      <w:r w:rsidRPr="001A4CE2">
        <w:rPr>
          <w:rFonts w:ascii="Arial" w:hAnsi="Arial" w:cs="Arial"/>
          <w:b w:val="0"/>
          <w:sz w:val="24"/>
          <w:szCs w:val="24"/>
        </w:rPr>
        <w:lastRenderedPageBreak/>
        <w:t>información familiar, salario, etc. Estas preguntas deben ser referidas al empleado mismo o al gerente o director del área.</w:t>
      </w:r>
    </w:p>
    <w:p w14:paraId="0ED66BF4" w14:textId="77777777" w:rsidR="001B4F8D" w:rsidRPr="001A4CE2" w:rsidRDefault="001B4F8D" w:rsidP="005D6177">
      <w:pPr>
        <w:pStyle w:val="Textoindependiente2"/>
        <w:jc w:val="both"/>
        <w:rPr>
          <w:rFonts w:ascii="Arial" w:hAnsi="Arial" w:cs="Arial"/>
          <w:b w:val="0"/>
          <w:sz w:val="24"/>
          <w:szCs w:val="24"/>
        </w:rPr>
      </w:pPr>
    </w:p>
    <w:p w14:paraId="0ED66BF5" w14:textId="77777777" w:rsidR="00D40F04" w:rsidRPr="001A4CE2" w:rsidRDefault="005D0B0E" w:rsidP="005D6177">
      <w:pPr>
        <w:pStyle w:val="Textoindependiente2"/>
        <w:jc w:val="both"/>
        <w:rPr>
          <w:rFonts w:ascii="Arial" w:hAnsi="Arial" w:cs="Arial"/>
          <w:b w:val="0"/>
          <w:sz w:val="24"/>
          <w:szCs w:val="24"/>
        </w:rPr>
      </w:pPr>
      <w:r w:rsidRPr="001A4CE2">
        <w:rPr>
          <w:rFonts w:ascii="Arial" w:hAnsi="Arial" w:cs="Arial"/>
          <w:b w:val="0"/>
          <w:sz w:val="24"/>
          <w:szCs w:val="24"/>
        </w:rPr>
        <w:t xml:space="preserve">Los empleados deben </w:t>
      </w:r>
      <w:r w:rsidR="00D40F04" w:rsidRPr="001A4CE2">
        <w:rPr>
          <w:rFonts w:ascii="Arial" w:hAnsi="Arial" w:cs="Arial"/>
          <w:b w:val="0"/>
          <w:sz w:val="24"/>
          <w:szCs w:val="24"/>
        </w:rPr>
        <w:t>tener en cuenta las normas mínimas de seguridad en cuanto al uso de</w:t>
      </w:r>
      <w:r w:rsidR="001B4F8D" w:rsidRPr="001A4CE2">
        <w:rPr>
          <w:rFonts w:ascii="Arial" w:hAnsi="Arial" w:cs="Arial"/>
          <w:b w:val="0"/>
          <w:sz w:val="24"/>
          <w:szCs w:val="24"/>
        </w:rPr>
        <w:t xml:space="preserve"> equipos de cómputo</w:t>
      </w:r>
      <w:r w:rsidR="00D40F04" w:rsidRPr="001A4CE2">
        <w:rPr>
          <w:rFonts w:ascii="Arial" w:hAnsi="Arial" w:cs="Arial"/>
          <w:b w:val="0"/>
          <w:sz w:val="24"/>
          <w:szCs w:val="24"/>
        </w:rPr>
        <w:t>:</w:t>
      </w:r>
    </w:p>
    <w:p w14:paraId="0ED66BF6" w14:textId="77777777" w:rsidR="00D40F04" w:rsidRPr="001A4CE2" w:rsidRDefault="00D40F04" w:rsidP="005D6177">
      <w:pPr>
        <w:pStyle w:val="Textoindependiente2"/>
        <w:numPr>
          <w:ilvl w:val="0"/>
          <w:numId w:val="27"/>
        </w:numPr>
        <w:spacing w:before="120"/>
        <w:jc w:val="both"/>
        <w:rPr>
          <w:rFonts w:ascii="Arial" w:hAnsi="Arial" w:cs="Arial"/>
          <w:b w:val="0"/>
          <w:sz w:val="24"/>
          <w:szCs w:val="24"/>
        </w:rPr>
      </w:pPr>
      <w:r w:rsidRPr="001A4CE2">
        <w:rPr>
          <w:rFonts w:ascii="Arial" w:hAnsi="Arial" w:cs="Arial"/>
          <w:b w:val="0"/>
          <w:sz w:val="24"/>
          <w:szCs w:val="24"/>
        </w:rPr>
        <w:t xml:space="preserve">Cuando no </w:t>
      </w:r>
      <w:r w:rsidR="00AA3F63">
        <w:rPr>
          <w:rFonts w:ascii="Arial" w:hAnsi="Arial" w:cs="Arial"/>
          <w:b w:val="0"/>
          <w:sz w:val="24"/>
          <w:szCs w:val="24"/>
        </w:rPr>
        <w:t xml:space="preserve">se </w:t>
      </w:r>
      <w:r w:rsidRPr="001A4CE2">
        <w:rPr>
          <w:rFonts w:ascii="Arial" w:hAnsi="Arial" w:cs="Arial"/>
          <w:b w:val="0"/>
          <w:sz w:val="24"/>
          <w:szCs w:val="24"/>
        </w:rPr>
        <w:t xml:space="preserve">utilice </w:t>
      </w:r>
      <w:r w:rsidR="00AA3F63">
        <w:rPr>
          <w:rFonts w:ascii="Arial" w:hAnsi="Arial" w:cs="Arial"/>
          <w:b w:val="0"/>
          <w:sz w:val="24"/>
          <w:szCs w:val="24"/>
        </w:rPr>
        <w:t xml:space="preserve">el </w:t>
      </w:r>
      <w:r w:rsidRPr="001A4CE2">
        <w:rPr>
          <w:rFonts w:ascii="Arial" w:hAnsi="Arial" w:cs="Arial"/>
          <w:b w:val="0"/>
          <w:sz w:val="24"/>
          <w:szCs w:val="24"/>
        </w:rPr>
        <w:t>computador, este debe estar bloqueado con clave de protector de pantalla o cerrar la sesión de usuario.</w:t>
      </w:r>
    </w:p>
    <w:p w14:paraId="0ED66BF7" w14:textId="77777777" w:rsidR="00D40F04" w:rsidRPr="001A4CE2" w:rsidRDefault="00D40F04" w:rsidP="005D6177">
      <w:pPr>
        <w:pStyle w:val="Textoindependiente2"/>
        <w:numPr>
          <w:ilvl w:val="0"/>
          <w:numId w:val="27"/>
        </w:numPr>
        <w:jc w:val="both"/>
        <w:rPr>
          <w:rFonts w:ascii="Arial" w:hAnsi="Arial" w:cs="Arial"/>
          <w:b w:val="0"/>
          <w:sz w:val="24"/>
          <w:szCs w:val="24"/>
        </w:rPr>
      </w:pPr>
      <w:r w:rsidRPr="001A4CE2">
        <w:rPr>
          <w:rFonts w:ascii="Arial" w:hAnsi="Arial" w:cs="Arial"/>
          <w:b w:val="0"/>
          <w:sz w:val="24"/>
          <w:szCs w:val="24"/>
        </w:rPr>
        <w:t xml:space="preserve">No </w:t>
      </w:r>
      <w:r w:rsidR="00AA3F63">
        <w:rPr>
          <w:rFonts w:ascii="Arial" w:hAnsi="Arial" w:cs="Arial"/>
          <w:b w:val="0"/>
          <w:sz w:val="24"/>
          <w:szCs w:val="24"/>
        </w:rPr>
        <w:t xml:space="preserve">debe guardarse </w:t>
      </w:r>
      <w:r w:rsidRPr="001A4CE2">
        <w:rPr>
          <w:rFonts w:ascii="Arial" w:hAnsi="Arial" w:cs="Arial"/>
          <w:b w:val="0"/>
          <w:sz w:val="24"/>
          <w:szCs w:val="24"/>
        </w:rPr>
        <w:t>información de la organización en dispositivos de almacenamiento portátiles (memorias USB) de forma permanente, para evitar fuga de información en caso de p</w:t>
      </w:r>
      <w:r w:rsidR="001A4CE2" w:rsidRPr="001A4CE2">
        <w:rPr>
          <w:rFonts w:ascii="Arial" w:hAnsi="Arial" w:cs="Arial"/>
          <w:b w:val="0"/>
          <w:sz w:val="24"/>
          <w:szCs w:val="24"/>
        </w:rPr>
        <w:t>é</w:t>
      </w:r>
      <w:r w:rsidRPr="001A4CE2">
        <w:rPr>
          <w:rFonts w:ascii="Arial" w:hAnsi="Arial" w:cs="Arial"/>
          <w:b w:val="0"/>
          <w:sz w:val="24"/>
          <w:szCs w:val="24"/>
        </w:rPr>
        <w:t>rdida.</w:t>
      </w:r>
    </w:p>
    <w:p w14:paraId="0ED66BF8" w14:textId="031E3B38" w:rsidR="00F12ECE" w:rsidRDefault="002F0C9B" w:rsidP="005D6177">
      <w:pPr>
        <w:pStyle w:val="Textoindependiente2"/>
        <w:numPr>
          <w:ilvl w:val="0"/>
          <w:numId w:val="27"/>
        </w:numPr>
        <w:jc w:val="both"/>
        <w:rPr>
          <w:rFonts w:ascii="Arial" w:hAnsi="Arial" w:cs="Arial"/>
          <w:b w:val="0"/>
          <w:sz w:val="24"/>
          <w:szCs w:val="24"/>
        </w:rPr>
      </w:pPr>
      <w:r w:rsidRPr="001A4CE2">
        <w:rPr>
          <w:rFonts w:ascii="Arial" w:hAnsi="Arial" w:cs="Arial"/>
          <w:b w:val="0"/>
          <w:sz w:val="24"/>
          <w:szCs w:val="24"/>
        </w:rPr>
        <w:t xml:space="preserve">La información en </w:t>
      </w:r>
      <w:r>
        <w:rPr>
          <w:rFonts w:ascii="Arial" w:hAnsi="Arial" w:cs="Arial"/>
          <w:b w:val="0"/>
          <w:sz w:val="24"/>
          <w:szCs w:val="24"/>
          <w:lang w:val="es-ES"/>
        </w:rPr>
        <w:t xml:space="preserve">medios magnéticos como </w:t>
      </w:r>
      <w:r w:rsidR="003A220D">
        <w:rPr>
          <w:rFonts w:ascii="Arial" w:hAnsi="Arial" w:cs="Arial"/>
          <w:b w:val="0"/>
          <w:sz w:val="24"/>
          <w:szCs w:val="24"/>
          <w:lang w:val="es-ES"/>
        </w:rPr>
        <w:t>CD¨S</w:t>
      </w:r>
      <w:r w:rsidRPr="001A4CE2">
        <w:rPr>
          <w:rFonts w:ascii="Arial" w:hAnsi="Arial" w:cs="Arial"/>
          <w:b w:val="0"/>
          <w:sz w:val="24"/>
          <w:szCs w:val="24"/>
        </w:rPr>
        <w:t xml:space="preserve"> debe estar en lugares seguros, con el fin de evitar que sean tomados por personal no autorizado; es recomendable que este tipo de archivos sea protegido con contraseña de apertura</w:t>
      </w:r>
      <w:r>
        <w:rPr>
          <w:rFonts w:ascii="Arial" w:hAnsi="Arial" w:cs="Arial"/>
          <w:b w:val="0"/>
          <w:sz w:val="24"/>
          <w:szCs w:val="24"/>
        </w:rPr>
        <w:t xml:space="preserve"> tal como se describe en el procedimiento </w:t>
      </w:r>
      <w:r w:rsidRPr="0043731B">
        <w:rPr>
          <w:rFonts w:ascii="Arial" w:hAnsi="Arial" w:cs="Arial"/>
          <w:b w:val="0"/>
          <w:sz w:val="24"/>
          <w:szCs w:val="24"/>
          <w:lang w:val="es-ES"/>
        </w:rPr>
        <w:t xml:space="preserve"> CO-</w:t>
      </w:r>
      <w:r w:rsidRPr="00AA3F63">
        <w:rPr>
          <w:rFonts w:ascii="Arial" w:hAnsi="Arial" w:cs="Arial"/>
          <w:b w:val="0"/>
          <w:sz w:val="24"/>
          <w:szCs w:val="24"/>
        </w:rPr>
        <w:t>9</w:t>
      </w:r>
      <w:r w:rsidRPr="0043731B">
        <w:rPr>
          <w:rFonts w:ascii="Arial" w:hAnsi="Arial" w:cs="Arial"/>
          <w:b w:val="0"/>
          <w:sz w:val="24"/>
          <w:szCs w:val="24"/>
          <w:lang w:val="es-ES"/>
        </w:rPr>
        <w:t xml:space="preserve">PR-01   políticas de </w:t>
      </w:r>
      <w:r w:rsidRPr="00AA3F63">
        <w:rPr>
          <w:rFonts w:ascii="Arial" w:hAnsi="Arial" w:cs="Arial"/>
          <w:b w:val="0"/>
          <w:sz w:val="24"/>
          <w:szCs w:val="24"/>
        </w:rPr>
        <w:t>ha</w:t>
      </w:r>
      <w:r>
        <w:rPr>
          <w:rFonts w:ascii="Arial" w:hAnsi="Arial" w:cs="Arial"/>
          <w:b w:val="0"/>
          <w:sz w:val="24"/>
          <w:szCs w:val="24"/>
        </w:rPr>
        <w:t>rd</w:t>
      </w:r>
      <w:r w:rsidRPr="0043731B">
        <w:rPr>
          <w:rFonts w:ascii="Arial" w:hAnsi="Arial" w:cs="Arial"/>
          <w:b w:val="0"/>
          <w:sz w:val="24"/>
          <w:szCs w:val="24"/>
          <w:lang w:val="es-ES"/>
        </w:rPr>
        <w:t>wa</w:t>
      </w:r>
      <w:r w:rsidRPr="00AA3F63">
        <w:rPr>
          <w:rFonts w:ascii="Arial" w:hAnsi="Arial" w:cs="Arial"/>
          <w:b w:val="0"/>
          <w:sz w:val="24"/>
          <w:szCs w:val="24"/>
        </w:rPr>
        <w:t>re y software.</w:t>
      </w:r>
    </w:p>
    <w:p w14:paraId="0ED66BF9" w14:textId="77777777" w:rsidR="00CF063E" w:rsidRDefault="00CF063E" w:rsidP="00CF063E">
      <w:pPr>
        <w:pStyle w:val="Textoindependiente2"/>
        <w:jc w:val="both"/>
        <w:rPr>
          <w:rFonts w:ascii="Arial" w:hAnsi="Arial" w:cs="Arial"/>
          <w:b w:val="0"/>
          <w:sz w:val="24"/>
          <w:szCs w:val="24"/>
        </w:rPr>
      </w:pPr>
    </w:p>
    <w:p w14:paraId="0ED66BFD" w14:textId="3A20E7A9" w:rsidR="005D0B0E" w:rsidRPr="00BD69A1" w:rsidRDefault="00FC1069" w:rsidP="005D6177">
      <w:pPr>
        <w:pStyle w:val="Textoindependiente2"/>
        <w:jc w:val="both"/>
        <w:rPr>
          <w:rFonts w:ascii="Arial" w:hAnsi="Arial" w:cs="Arial"/>
          <w:sz w:val="24"/>
          <w:szCs w:val="24"/>
        </w:rPr>
      </w:pPr>
      <w:r w:rsidRPr="00C05322">
        <w:rPr>
          <w:rFonts w:ascii="Arial" w:hAnsi="Arial" w:cs="Arial"/>
          <w:sz w:val="24"/>
          <w:szCs w:val="24"/>
        </w:rPr>
        <w:t>7</w:t>
      </w:r>
      <w:r w:rsidR="00BD7F50" w:rsidRPr="00C05322">
        <w:rPr>
          <w:rFonts w:ascii="Arial" w:hAnsi="Arial" w:cs="Arial"/>
          <w:sz w:val="24"/>
          <w:szCs w:val="24"/>
        </w:rPr>
        <w:t>.</w:t>
      </w:r>
      <w:r w:rsidR="0093284D" w:rsidRPr="00C05322">
        <w:rPr>
          <w:rFonts w:ascii="Arial" w:hAnsi="Arial" w:cs="Arial"/>
          <w:sz w:val="24"/>
          <w:szCs w:val="24"/>
        </w:rPr>
        <w:t>8</w:t>
      </w:r>
      <w:r w:rsidR="00BD7F50" w:rsidRPr="00C05322">
        <w:rPr>
          <w:rFonts w:ascii="Arial" w:hAnsi="Arial" w:cs="Arial"/>
          <w:sz w:val="24"/>
          <w:szCs w:val="24"/>
        </w:rPr>
        <w:t>.1</w:t>
      </w:r>
      <w:r w:rsidR="007C6CDA">
        <w:rPr>
          <w:rFonts w:ascii="Arial" w:hAnsi="Arial" w:cs="Arial"/>
          <w:sz w:val="24"/>
          <w:szCs w:val="24"/>
        </w:rPr>
        <w:t xml:space="preserve"> </w:t>
      </w:r>
      <w:r w:rsidR="00BD7F50" w:rsidRPr="00BD69A1">
        <w:rPr>
          <w:rFonts w:ascii="Arial" w:hAnsi="Arial" w:cs="Arial"/>
          <w:sz w:val="24"/>
          <w:szCs w:val="24"/>
        </w:rPr>
        <w:t>POLÍTICA DE ESCRITORIO LIMPIO</w:t>
      </w:r>
    </w:p>
    <w:p w14:paraId="0ED66BFE" w14:textId="77777777" w:rsidR="005D0B0E" w:rsidRPr="00AA3F63" w:rsidRDefault="005D0B0E" w:rsidP="005D6177">
      <w:pPr>
        <w:pStyle w:val="Textoindependiente2"/>
        <w:jc w:val="both"/>
        <w:rPr>
          <w:rFonts w:ascii="Arial" w:hAnsi="Arial" w:cs="Arial"/>
          <w:b w:val="0"/>
          <w:sz w:val="24"/>
          <w:szCs w:val="24"/>
        </w:rPr>
      </w:pPr>
    </w:p>
    <w:p w14:paraId="0ED66BFF" w14:textId="77777777" w:rsidR="005D0B0E" w:rsidRPr="001A4CE2" w:rsidRDefault="005D0B0E" w:rsidP="005D6177">
      <w:pPr>
        <w:pStyle w:val="Textoindependiente2"/>
        <w:jc w:val="both"/>
        <w:rPr>
          <w:rFonts w:ascii="Arial" w:hAnsi="Arial" w:cs="Arial"/>
          <w:b w:val="0"/>
          <w:sz w:val="24"/>
          <w:szCs w:val="24"/>
        </w:rPr>
      </w:pPr>
      <w:r w:rsidRPr="00AA3F63">
        <w:rPr>
          <w:rFonts w:ascii="Arial" w:hAnsi="Arial" w:cs="Arial"/>
          <w:b w:val="0"/>
          <w:sz w:val="24"/>
          <w:szCs w:val="24"/>
        </w:rPr>
        <w:t>Para reducir el riesgo de hurto de objetos de valor, de información personal o de la compañía, los empleados deberán asegurarse al final de la jornada de trabajo,  que su</w:t>
      </w:r>
      <w:r w:rsidR="00C06016" w:rsidRPr="00AA3F63">
        <w:rPr>
          <w:rFonts w:ascii="Arial" w:hAnsi="Arial" w:cs="Arial"/>
          <w:b w:val="0"/>
          <w:sz w:val="24"/>
          <w:szCs w:val="24"/>
        </w:rPr>
        <w:t xml:space="preserve"> computador se encuentre apagad</w:t>
      </w:r>
      <w:r w:rsidRPr="00AA3F63">
        <w:rPr>
          <w:rFonts w:ascii="Arial" w:hAnsi="Arial" w:cs="Arial"/>
          <w:b w:val="0"/>
          <w:sz w:val="24"/>
          <w:szCs w:val="24"/>
        </w:rPr>
        <w:t xml:space="preserve">o, </w:t>
      </w:r>
      <w:r w:rsidR="00C06016" w:rsidRPr="00AA3F63">
        <w:rPr>
          <w:rFonts w:ascii="Arial" w:hAnsi="Arial" w:cs="Arial"/>
          <w:b w:val="0"/>
          <w:sz w:val="24"/>
          <w:szCs w:val="24"/>
        </w:rPr>
        <w:t xml:space="preserve">que </w:t>
      </w:r>
      <w:r w:rsidRPr="00AA3F63">
        <w:rPr>
          <w:rFonts w:ascii="Arial" w:hAnsi="Arial" w:cs="Arial"/>
          <w:b w:val="0"/>
          <w:sz w:val="24"/>
          <w:szCs w:val="24"/>
        </w:rPr>
        <w:t>su escritorio y sus áreas de tr</w:t>
      </w:r>
      <w:r w:rsidRPr="001A4CE2">
        <w:rPr>
          <w:rFonts w:ascii="Arial" w:hAnsi="Arial" w:cs="Arial"/>
          <w:b w:val="0"/>
          <w:sz w:val="24"/>
          <w:szCs w:val="24"/>
        </w:rPr>
        <w:t>abajo no tengan ningún tipo de objetos de valor o información a la vista y se encuentren guardados en un sitio seguro</w:t>
      </w:r>
      <w:r w:rsidR="00F3514F" w:rsidRPr="001A4CE2">
        <w:rPr>
          <w:rFonts w:ascii="Arial" w:hAnsi="Arial" w:cs="Arial"/>
          <w:b w:val="0"/>
          <w:sz w:val="24"/>
          <w:szCs w:val="24"/>
        </w:rPr>
        <w:t xml:space="preserve"> bajo llave</w:t>
      </w:r>
      <w:r w:rsidRPr="001A4CE2">
        <w:rPr>
          <w:rFonts w:ascii="Arial" w:hAnsi="Arial" w:cs="Arial"/>
          <w:b w:val="0"/>
          <w:sz w:val="24"/>
          <w:szCs w:val="24"/>
        </w:rPr>
        <w:t>.</w:t>
      </w:r>
    </w:p>
    <w:p w14:paraId="0ED66C00" w14:textId="77777777" w:rsidR="005D0B0E" w:rsidRDefault="005D0B0E" w:rsidP="005D6177">
      <w:pPr>
        <w:pStyle w:val="Textoindependiente2"/>
        <w:jc w:val="both"/>
        <w:rPr>
          <w:rFonts w:ascii="Arial" w:hAnsi="Arial" w:cs="Arial"/>
          <w:b w:val="0"/>
          <w:sz w:val="24"/>
          <w:szCs w:val="24"/>
        </w:rPr>
      </w:pPr>
    </w:p>
    <w:p w14:paraId="0ED66C02" w14:textId="77777777" w:rsidR="005D0B0E" w:rsidRPr="001A4CE2" w:rsidRDefault="00FC1069" w:rsidP="005D6177">
      <w:pPr>
        <w:pStyle w:val="Textoindependiente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 xml:space="preserve">.8  </w:t>
      </w:r>
      <w:r w:rsidR="001B4F8D" w:rsidRPr="001A4CE2">
        <w:rPr>
          <w:rFonts w:ascii="Arial" w:hAnsi="Arial" w:cs="Arial"/>
          <w:sz w:val="24"/>
          <w:szCs w:val="24"/>
        </w:rPr>
        <w:t>POLÍTICA</w:t>
      </w:r>
      <w:r w:rsidR="005D0B0E" w:rsidRPr="001A4CE2">
        <w:rPr>
          <w:rFonts w:ascii="Arial" w:hAnsi="Arial" w:cs="Arial"/>
          <w:sz w:val="24"/>
          <w:szCs w:val="24"/>
        </w:rPr>
        <w:t xml:space="preserve"> DE ARMAS DE FUEGO</w:t>
      </w:r>
    </w:p>
    <w:p w14:paraId="0ED66C03" w14:textId="77777777" w:rsidR="005D0B0E" w:rsidRPr="001A4CE2" w:rsidRDefault="005D0B0E" w:rsidP="005D6177">
      <w:pPr>
        <w:pStyle w:val="Textoindependiente2"/>
        <w:jc w:val="both"/>
        <w:rPr>
          <w:rFonts w:ascii="Arial" w:hAnsi="Arial" w:cs="Arial"/>
          <w:b w:val="0"/>
          <w:sz w:val="24"/>
          <w:szCs w:val="24"/>
        </w:rPr>
      </w:pPr>
    </w:p>
    <w:p w14:paraId="0ED66C04" w14:textId="77777777" w:rsidR="005D0B0E" w:rsidRPr="001A4CE2" w:rsidRDefault="00FC1069" w:rsidP="005D6177">
      <w:pPr>
        <w:pStyle w:val="Textoindependiente2"/>
        <w:jc w:val="both"/>
        <w:rPr>
          <w:rFonts w:ascii="Arial" w:hAnsi="Arial" w:cs="Arial"/>
          <w:b w:val="0"/>
          <w:sz w:val="24"/>
          <w:szCs w:val="24"/>
        </w:rPr>
      </w:pPr>
      <w:r>
        <w:rPr>
          <w:rFonts w:ascii="Arial" w:hAnsi="Arial" w:cs="Arial"/>
          <w:b w:val="0"/>
          <w:sz w:val="24"/>
          <w:szCs w:val="24"/>
        </w:rPr>
        <w:t xml:space="preserve">El empleado o visitante que requiera ingresar a las instalaciones y posea un arma deberá </w:t>
      </w:r>
      <w:r w:rsidR="00C86C00">
        <w:rPr>
          <w:rFonts w:ascii="Arial" w:hAnsi="Arial" w:cs="Arial"/>
          <w:b w:val="0"/>
          <w:sz w:val="24"/>
          <w:szCs w:val="24"/>
        </w:rPr>
        <w:t xml:space="preserve"> guarda</w:t>
      </w:r>
      <w:r>
        <w:rPr>
          <w:rFonts w:ascii="Arial" w:hAnsi="Arial" w:cs="Arial"/>
          <w:b w:val="0"/>
          <w:sz w:val="24"/>
          <w:szCs w:val="24"/>
        </w:rPr>
        <w:t xml:space="preserve">rla </w:t>
      </w:r>
      <w:r w:rsidR="005D0B0E" w:rsidRPr="001A4CE2">
        <w:rPr>
          <w:rFonts w:ascii="Arial" w:hAnsi="Arial" w:cs="Arial"/>
          <w:b w:val="0"/>
          <w:sz w:val="24"/>
          <w:szCs w:val="24"/>
        </w:rPr>
        <w:t xml:space="preserve">en el </w:t>
      </w:r>
      <w:r w:rsidR="007748CB">
        <w:rPr>
          <w:rFonts w:ascii="Arial" w:hAnsi="Arial" w:cs="Arial"/>
          <w:b w:val="0"/>
          <w:sz w:val="24"/>
          <w:szCs w:val="24"/>
        </w:rPr>
        <w:t>Almacén</w:t>
      </w:r>
      <w:r w:rsidR="009419A0">
        <w:rPr>
          <w:rFonts w:ascii="Arial" w:hAnsi="Arial" w:cs="Arial"/>
          <w:b w:val="0"/>
          <w:sz w:val="24"/>
          <w:szCs w:val="24"/>
        </w:rPr>
        <w:t xml:space="preserve"> de Armamento</w:t>
      </w:r>
      <w:r w:rsidR="00C10221">
        <w:rPr>
          <w:rFonts w:ascii="Arial" w:hAnsi="Arial" w:cs="Arial"/>
          <w:b w:val="0"/>
          <w:sz w:val="24"/>
          <w:szCs w:val="24"/>
        </w:rPr>
        <w:t xml:space="preserve"> o armerillo</w:t>
      </w:r>
      <w:r>
        <w:rPr>
          <w:rFonts w:ascii="Arial" w:hAnsi="Arial" w:cs="Arial"/>
          <w:b w:val="0"/>
          <w:sz w:val="24"/>
          <w:szCs w:val="24"/>
        </w:rPr>
        <w:t>. L</w:t>
      </w:r>
      <w:r w:rsidR="005D0B0E" w:rsidRPr="001A4CE2">
        <w:rPr>
          <w:rFonts w:ascii="Arial" w:hAnsi="Arial" w:cs="Arial"/>
          <w:b w:val="0"/>
          <w:sz w:val="24"/>
          <w:szCs w:val="24"/>
        </w:rPr>
        <w:t xml:space="preserve">a persona que por alguna razón se niegue a cumplir con lo aquí establecido no podrá ingresar al </w:t>
      </w:r>
      <w:r w:rsidR="00AA3F63">
        <w:rPr>
          <w:rFonts w:ascii="Arial" w:hAnsi="Arial" w:cs="Arial"/>
          <w:b w:val="0"/>
          <w:sz w:val="24"/>
          <w:szCs w:val="24"/>
        </w:rPr>
        <w:t xml:space="preserve">interior </w:t>
      </w:r>
      <w:r w:rsidR="005D0B0E" w:rsidRPr="001A4CE2">
        <w:rPr>
          <w:rFonts w:ascii="Arial" w:hAnsi="Arial" w:cs="Arial"/>
          <w:b w:val="0"/>
          <w:sz w:val="24"/>
          <w:szCs w:val="24"/>
        </w:rPr>
        <w:t>de las  instalaciones.</w:t>
      </w:r>
    </w:p>
    <w:p w14:paraId="0ED66C05" w14:textId="77777777" w:rsidR="00366772" w:rsidRPr="001A4CE2" w:rsidRDefault="00366772" w:rsidP="005D6177">
      <w:pPr>
        <w:pStyle w:val="Textoindependiente2"/>
        <w:jc w:val="both"/>
        <w:rPr>
          <w:rFonts w:ascii="Arial" w:hAnsi="Arial" w:cs="Arial"/>
          <w:b w:val="0"/>
          <w:sz w:val="24"/>
          <w:szCs w:val="24"/>
        </w:rPr>
      </w:pPr>
    </w:p>
    <w:p w14:paraId="0ED66C06" w14:textId="77777777" w:rsidR="005D0B0E" w:rsidRPr="001A4CE2" w:rsidRDefault="00FC1069" w:rsidP="005D6177">
      <w:pPr>
        <w:pStyle w:val="Textoindependiente2"/>
        <w:jc w:val="both"/>
        <w:rPr>
          <w:rFonts w:ascii="Arial" w:hAnsi="Arial" w:cs="Arial"/>
          <w:sz w:val="24"/>
          <w:szCs w:val="24"/>
        </w:rPr>
      </w:pPr>
      <w:r>
        <w:rPr>
          <w:rFonts w:ascii="Arial" w:hAnsi="Arial" w:cs="Arial"/>
          <w:sz w:val="24"/>
          <w:szCs w:val="24"/>
        </w:rPr>
        <w:t>7</w:t>
      </w:r>
      <w:r w:rsidR="001A4CE2" w:rsidRPr="001A4CE2">
        <w:rPr>
          <w:rFonts w:ascii="Arial" w:hAnsi="Arial" w:cs="Arial"/>
          <w:sz w:val="24"/>
          <w:szCs w:val="24"/>
        </w:rPr>
        <w:t xml:space="preserve">.9  </w:t>
      </w:r>
      <w:r w:rsidR="005D0B0E" w:rsidRPr="001A4CE2">
        <w:rPr>
          <w:rFonts w:ascii="Arial" w:hAnsi="Arial" w:cs="Arial"/>
          <w:sz w:val="24"/>
          <w:szCs w:val="24"/>
        </w:rPr>
        <w:t>REPORTES DE INCIDENTES</w:t>
      </w:r>
    </w:p>
    <w:p w14:paraId="0ED66C07" w14:textId="77777777" w:rsidR="005D0B0E" w:rsidRPr="001A4CE2" w:rsidRDefault="005D0B0E" w:rsidP="005D6177">
      <w:pPr>
        <w:pStyle w:val="Textoindependiente2"/>
        <w:jc w:val="both"/>
        <w:rPr>
          <w:rFonts w:ascii="Arial" w:hAnsi="Arial" w:cs="Arial"/>
          <w:b w:val="0"/>
          <w:sz w:val="24"/>
          <w:szCs w:val="24"/>
        </w:rPr>
      </w:pPr>
    </w:p>
    <w:p w14:paraId="0ED66C08" w14:textId="004E16B7" w:rsidR="001F0418" w:rsidRDefault="005D0B0E" w:rsidP="005D6177">
      <w:pPr>
        <w:pStyle w:val="Textoindependiente2"/>
        <w:jc w:val="both"/>
        <w:rPr>
          <w:rFonts w:ascii="Arial" w:hAnsi="Arial" w:cs="Arial"/>
          <w:b w:val="0"/>
          <w:color w:val="000000"/>
          <w:sz w:val="24"/>
          <w:szCs w:val="24"/>
        </w:rPr>
      </w:pPr>
      <w:r w:rsidRPr="001A4CE2">
        <w:rPr>
          <w:rFonts w:ascii="Arial" w:hAnsi="Arial" w:cs="Arial"/>
          <w:b w:val="0"/>
          <w:sz w:val="24"/>
          <w:szCs w:val="24"/>
        </w:rPr>
        <w:t xml:space="preserve">Todos los incidentes de seguridad deben ser reportados inmediatamente al </w:t>
      </w:r>
      <w:r w:rsidR="00C86C00">
        <w:rPr>
          <w:rFonts w:ascii="Arial" w:hAnsi="Arial" w:cs="Arial"/>
          <w:b w:val="0"/>
          <w:sz w:val="24"/>
          <w:szCs w:val="24"/>
        </w:rPr>
        <w:t>Jefe d</w:t>
      </w:r>
      <w:r w:rsidR="006021C2">
        <w:rPr>
          <w:rFonts w:ascii="Arial" w:hAnsi="Arial" w:cs="Arial"/>
          <w:b w:val="0"/>
          <w:sz w:val="24"/>
          <w:szCs w:val="24"/>
        </w:rPr>
        <w:t xml:space="preserve">e Seguridad </w:t>
      </w:r>
      <w:r w:rsidR="00D40A6A">
        <w:rPr>
          <w:rFonts w:ascii="Arial" w:hAnsi="Arial" w:cs="Arial"/>
          <w:b w:val="0"/>
          <w:sz w:val="24"/>
          <w:szCs w:val="24"/>
        </w:rPr>
        <w:t xml:space="preserve">de las sedes </w:t>
      </w:r>
      <w:r w:rsidR="006021C2">
        <w:rPr>
          <w:rFonts w:ascii="Arial" w:hAnsi="Arial" w:cs="Arial"/>
          <w:b w:val="0"/>
          <w:sz w:val="24"/>
          <w:szCs w:val="24"/>
        </w:rPr>
        <w:t xml:space="preserve">y/o al </w:t>
      </w:r>
      <w:r w:rsidRPr="001A4CE2">
        <w:rPr>
          <w:rFonts w:ascii="Arial" w:hAnsi="Arial" w:cs="Arial"/>
          <w:b w:val="0"/>
          <w:sz w:val="24"/>
          <w:szCs w:val="24"/>
        </w:rPr>
        <w:t xml:space="preserve">Controlador de </w:t>
      </w:r>
      <w:r w:rsidR="002F0C9B" w:rsidRPr="001A4CE2">
        <w:rPr>
          <w:rFonts w:ascii="Arial" w:hAnsi="Arial" w:cs="Arial"/>
          <w:b w:val="0"/>
          <w:sz w:val="24"/>
          <w:szCs w:val="24"/>
        </w:rPr>
        <w:t>Operaciones,</w:t>
      </w:r>
      <w:r w:rsidR="002F0C9B">
        <w:rPr>
          <w:rFonts w:ascii="Arial" w:hAnsi="Arial" w:cs="Arial"/>
          <w:b w:val="0"/>
          <w:sz w:val="24"/>
          <w:szCs w:val="24"/>
        </w:rPr>
        <w:t xml:space="preserve"> entre</w:t>
      </w:r>
      <w:r w:rsidR="006021C2">
        <w:rPr>
          <w:rFonts w:ascii="Arial" w:hAnsi="Arial" w:cs="Arial"/>
          <w:b w:val="0"/>
          <w:sz w:val="24"/>
          <w:szCs w:val="24"/>
        </w:rPr>
        <w:t xml:space="preserve"> otros</w:t>
      </w:r>
      <w:r w:rsidR="001F0418">
        <w:rPr>
          <w:rFonts w:ascii="Arial" w:hAnsi="Arial" w:cs="Arial"/>
          <w:b w:val="0"/>
          <w:sz w:val="24"/>
          <w:szCs w:val="24"/>
        </w:rPr>
        <w:t xml:space="preserve"> están</w:t>
      </w:r>
      <w:r w:rsidR="006021C2">
        <w:rPr>
          <w:rFonts w:ascii="Arial" w:hAnsi="Arial" w:cs="Arial"/>
          <w:b w:val="0"/>
          <w:sz w:val="24"/>
          <w:szCs w:val="24"/>
        </w:rPr>
        <w:t xml:space="preserve">: </w:t>
      </w:r>
    </w:p>
    <w:p w14:paraId="0ED66C09" w14:textId="77777777" w:rsidR="00DD6747" w:rsidRPr="001F0418" w:rsidRDefault="00DD6747" w:rsidP="005D6177">
      <w:pPr>
        <w:pStyle w:val="Textoindependiente2"/>
        <w:jc w:val="both"/>
        <w:rPr>
          <w:rFonts w:ascii="Arial" w:hAnsi="Arial" w:cs="Arial"/>
          <w:b w:val="0"/>
          <w:color w:val="000000"/>
          <w:sz w:val="24"/>
          <w:szCs w:val="24"/>
        </w:rPr>
      </w:pPr>
    </w:p>
    <w:p w14:paraId="0ED66C0A" w14:textId="479A1FE2" w:rsidR="00DD6747" w:rsidRPr="001F0418" w:rsidRDefault="0043731B" w:rsidP="00DD6747">
      <w:pPr>
        <w:pStyle w:val="Textoindependiente2"/>
        <w:numPr>
          <w:ilvl w:val="0"/>
          <w:numId w:val="26"/>
        </w:numPr>
        <w:jc w:val="both"/>
        <w:rPr>
          <w:rFonts w:ascii="Arial" w:hAnsi="Arial" w:cs="Arial"/>
          <w:b w:val="0"/>
          <w:sz w:val="24"/>
          <w:szCs w:val="24"/>
        </w:rPr>
      </w:pPr>
      <w:r>
        <w:rPr>
          <w:rFonts w:ascii="Arial" w:hAnsi="Arial" w:cs="Arial"/>
          <w:b w:val="0"/>
          <w:color w:val="000000"/>
          <w:sz w:val="24"/>
          <w:szCs w:val="24"/>
        </w:rPr>
        <w:t>Daños contr</w:t>
      </w:r>
      <w:r>
        <w:rPr>
          <w:rFonts w:ascii="Arial" w:hAnsi="Arial" w:cs="Arial"/>
          <w:b w:val="0"/>
          <w:sz w:val="24"/>
          <w:szCs w:val="24"/>
        </w:rPr>
        <w:t>a instalaciones o equipos de propiedad de la compañía</w:t>
      </w:r>
      <w:r w:rsidR="0089640A">
        <w:rPr>
          <w:rFonts w:ascii="Arial" w:hAnsi="Arial" w:cs="Arial"/>
          <w:b w:val="0"/>
          <w:sz w:val="24"/>
          <w:szCs w:val="24"/>
        </w:rPr>
        <w:t>.</w:t>
      </w:r>
    </w:p>
    <w:p w14:paraId="0ED66C0B" w14:textId="622B4501" w:rsidR="00DD6747" w:rsidRPr="001F0418" w:rsidRDefault="0043731B" w:rsidP="00DD6747">
      <w:pPr>
        <w:pStyle w:val="Textoindependiente2"/>
        <w:numPr>
          <w:ilvl w:val="0"/>
          <w:numId w:val="26"/>
        </w:numPr>
        <w:jc w:val="both"/>
        <w:rPr>
          <w:rFonts w:ascii="Arial" w:hAnsi="Arial" w:cs="Arial"/>
          <w:b w:val="0"/>
          <w:sz w:val="24"/>
          <w:szCs w:val="24"/>
        </w:rPr>
      </w:pPr>
      <w:r>
        <w:rPr>
          <w:rFonts w:ascii="Arial" w:hAnsi="Arial" w:cs="Arial"/>
          <w:b w:val="0"/>
          <w:sz w:val="24"/>
          <w:szCs w:val="24"/>
        </w:rPr>
        <w:t>Hurto de propiedad de la compañía</w:t>
      </w:r>
      <w:r w:rsidR="0089640A">
        <w:rPr>
          <w:rFonts w:ascii="Arial" w:hAnsi="Arial" w:cs="Arial"/>
          <w:b w:val="0"/>
          <w:sz w:val="24"/>
          <w:szCs w:val="24"/>
        </w:rPr>
        <w:t>.</w:t>
      </w:r>
    </w:p>
    <w:p w14:paraId="0ED66C0C" w14:textId="620D57A4" w:rsidR="00DD6747" w:rsidRPr="001F0418" w:rsidRDefault="0043731B" w:rsidP="00DD6747">
      <w:pPr>
        <w:pStyle w:val="Textoindependiente2"/>
        <w:numPr>
          <w:ilvl w:val="0"/>
          <w:numId w:val="26"/>
        </w:numPr>
        <w:jc w:val="both"/>
        <w:rPr>
          <w:rFonts w:ascii="Arial" w:hAnsi="Arial" w:cs="Arial"/>
          <w:b w:val="0"/>
          <w:sz w:val="24"/>
          <w:szCs w:val="24"/>
        </w:rPr>
      </w:pPr>
      <w:r>
        <w:rPr>
          <w:rFonts w:ascii="Arial" w:hAnsi="Arial" w:cs="Arial"/>
          <w:b w:val="0"/>
          <w:sz w:val="24"/>
          <w:szCs w:val="24"/>
        </w:rPr>
        <w:t>Hurto de propiedad personal</w:t>
      </w:r>
      <w:r w:rsidR="0089640A">
        <w:rPr>
          <w:rFonts w:ascii="Arial" w:hAnsi="Arial" w:cs="Arial"/>
          <w:b w:val="0"/>
          <w:sz w:val="24"/>
          <w:szCs w:val="24"/>
        </w:rPr>
        <w:t>.</w:t>
      </w:r>
    </w:p>
    <w:p w14:paraId="0ED66C0D" w14:textId="6867B1F1" w:rsidR="006021C2" w:rsidRDefault="0043731B" w:rsidP="00DD6747">
      <w:pPr>
        <w:pStyle w:val="Textoindependiente2"/>
        <w:numPr>
          <w:ilvl w:val="0"/>
          <w:numId w:val="26"/>
        </w:numPr>
        <w:jc w:val="both"/>
        <w:rPr>
          <w:rFonts w:ascii="Arial" w:hAnsi="Arial" w:cs="Arial"/>
          <w:b w:val="0"/>
          <w:sz w:val="24"/>
          <w:szCs w:val="24"/>
        </w:rPr>
      </w:pPr>
      <w:r>
        <w:rPr>
          <w:rFonts w:ascii="Arial" w:hAnsi="Arial" w:cs="Arial"/>
          <w:b w:val="0"/>
          <w:sz w:val="24"/>
          <w:szCs w:val="24"/>
        </w:rPr>
        <w:t>Conductas p</w:t>
      </w:r>
      <w:r w:rsidR="00451D6C">
        <w:rPr>
          <w:rFonts w:ascii="Arial" w:hAnsi="Arial" w:cs="Arial"/>
          <w:b w:val="0"/>
          <w:sz w:val="24"/>
          <w:szCs w:val="24"/>
        </w:rPr>
        <w:t>úblicas  al</w:t>
      </w:r>
      <w:r w:rsidR="006021C2">
        <w:rPr>
          <w:rFonts w:ascii="Arial" w:hAnsi="Arial" w:cs="Arial"/>
          <w:b w:val="0"/>
          <w:sz w:val="24"/>
          <w:szCs w:val="24"/>
        </w:rPr>
        <w:t xml:space="preserve"> interior o al entorno de la compañía</w:t>
      </w:r>
      <w:r w:rsidR="0089640A">
        <w:rPr>
          <w:rFonts w:ascii="Arial" w:hAnsi="Arial" w:cs="Arial"/>
          <w:b w:val="0"/>
          <w:sz w:val="24"/>
          <w:szCs w:val="24"/>
        </w:rPr>
        <w:t>.</w:t>
      </w:r>
    </w:p>
    <w:p w14:paraId="0ED66C0E" w14:textId="387AEAA7" w:rsidR="0043731B" w:rsidRDefault="00DD6747" w:rsidP="0043731B">
      <w:pPr>
        <w:pStyle w:val="Textoindependiente2"/>
        <w:numPr>
          <w:ilvl w:val="0"/>
          <w:numId w:val="26"/>
        </w:numPr>
        <w:jc w:val="both"/>
        <w:rPr>
          <w:rFonts w:ascii="Arial" w:hAnsi="Arial" w:cs="Arial"/>
          <w:b w:val="0"/>
          <w:sz w:val="24"/>
          <w:szCs w:val="24"/>
        </w:rPr>
      </w:pPr>
      <w:r w:rsidRPr="001A4CE2">
        <w:rPr>
          <w:rFonts w:ascii="Arial" w:hAnsi="Arial" w:cs="Arial"/>
          <w:b w:val="0"/>
          <w:sz w:val="24"/>
          <w:szCs w:val="24"/>
        </w:rPr>
        <w:t>Amenazas contra la compañía, los empleados o sus familiares</w:t>
      </w:r>
      <w:r w:rsidR="0089640A">
        <w:rPr>
          <w:rFonts w:ascii="Arial" w:hAnsi="Arial" w:cs="Arial"/>
          <w:b w:val="0"/>
          <w:sz w:val="24"/>
          <w:szCs w:val="24"/>
        </w:rPr>
        <w:t>.</w:t>
      </w:r>
    </w:p>
    <w:p w14:paraId="0ED66C0F" w14:textId="77777777" w:rsidR="00F11BB2" w:rsidRPr="006021C2" w:rsidRDefault="00F11BB2" w:rsidP="005D6177">
      <w:pPr>
        <w:pStyle w:val="Textoindependiente2"/>
        <w:jc w:val="both"/>
        <w:rPr>
          <w:rFonts w:ascii="Arial" w:hAnsi="Arial" w:cs="Arial"/>
          <w:b w:val="0"/>
          <w:sz w:val="24"/>
          <w:szCs w:val="24"/>
        </w:rPr>
      </w:pPr>
    </w:p>
    <w:p w14:paraId="0ED66C10" w14:textId="1B641F5B" w:rsidR="005D0B0E" w:rsidRPr="00C87AE9" w:rsidRDefault="00FC1069" w:rsidP="005D6177">
      <w:pPr>
        <w:pStyle w:val="Textoindependiente2"/>
        <w:jc w:val="both"/>
        <w:rPr>
          <w:rFonts w:ascii="Arial" w:hAnsi="Arial" w:cs="Arial"/>
          <w:sz w:val="24"/>
          <w:szCs w:val="24"/>
        </w:rPr>
      </w:pPr>
      <w:r w:rsidRPr="00FC1069">
        <w:rPr>
          <w:rFonts w:ascii="Arial" w:hAnsi="Arial" w:cs="Arial"/>
          <w:sz w:val="24"/>
          <w:szCs w:val="24"/>
        </w:rPr>
        <w:lastRenderedPageBreak/>
        <w:t>7</w:t>
      </w:r>
      <w:r w:rsidR="0043731B" w:rsidRPr="00FC1069">
        <w:rPr>
          <w:rFonts w:ascii="Arial" w:hAnsi="Arial" w:cs="Arial"/>
          <w:sz w:val="24"/>
          <w:szCs w:val="24"/>
        </w:rPr>
        <w:t>.10</w:t>
      </w:r>
      <w:r w:rsidR="007C6CDA">
        <w:rPr>
          <w:rFonts w:ascii="Arial" w:hAnsi="Arial" w:cs="Arial"/>
          <w:sz w:val="24"/>
          <w:szCs w:val="24"/>
        </w:rPr>
        <w:t xml:space="preserve"> </w:t>
      </w:r>
      <w:r w:rsidR="00DD6747" w:rsidRPr="00C87AE9">
        <w:rPr>
          <w:rFonts w:ascii="Arial" w:hAnsi="Arial" w:cs="Arial"/>
          <w:sz w:val="24"/>
          <w:szCs w:val="24"/>
        </w:rPr>
        <w:t>INSPECCIONES</w:t>
      </w:r>
    </w:p>
    <w:p w14:paraId="0ED66C11" w14:textId="77777777" w:rsidR="005D0B0E" w:rsidRPr="006021C2" w:rsidRDefault="005D0B0E" w:rsidP="005D6177">
      <w:pPr>
        <w:pStyle w:val="Textoindependiente2"/>
        <w:jc w:val="both"/>
        <w:rPr>
          <w:rFonts w:ascii="Arial" w:hAnsi="Arial" w:cs="Arial"/>
          <w:b w:val="0"/>
          <w:sz w:val="24"/>
          <w:szCs w:val="24"/>
        </w:rPr>
      </w:pPr>
    </w:p>
    <w:p w14:paraId="0ED66C12" w14:textId="77777777" w:rsidR="001A4CE2" w:rsidRDefault="0043731B" w:rsidP="005D6177">
      <w:pPr>
        <w:jc w:val="both"/>
        <w:rPr>
          <w:rFonts w:ascii="Arial" w:hAnsi="Arial" w:cs="Arial"/>
          <w:sz w:val="24"/>
          <w:szCs w:val="24"/>
        </w:rPr>
      </w:pPr>
      <w:r w:rsidRPr="0043731B">
        <w:rPr>
          <w:rFonts w:ascii="Arial" w:hAnsi="Arial" w:cs="Arial"/>
          <w:sz w:val="24"/>
          <w:szCs w:val="24"/>
        </w:rPr>
        <w:t xml:space="preserve">Durante </w:t>
      </w:r>
      <w:r w:rsidR="006021C2">
        <w:rPr>
          <w:rFonts w:ascii="Arial" w:hAnsi="Arial" w:cs="Arial"/>
          <w:sz w:val="24"/>
          <w:szCs w:val="24"/>
        </w:rPr>
        <w:t xml:space="preserve">las 24 </w:t>
      </w:r>
      <w:r w:rsidR="007748CB">
        <w:rPr>
          <w:rFonts w:ascii="Arial" w:hAnsi="Arial" w:cs="Arial"/>
          <w:sz w:val="24"/>
          <w:szCs w:val="24"/>
        </w:rPr>
        <w:t>horas</w:t>
      </w:r>
      <w:r w:rsidR="005D0B0E" w:rsidRPr="001A4CE2">
        <w:rPr>
          <w:rFonts w:ascii="Arial" w:hAnsi="Arial" w:cs="Arial"/>
          <w:sz w:val="24"/>
          <w:szCs w:val="24"/>
        </w:rPr>
        <w:t xml:space="preserve"> se efectuarán revistas esporádicas determinando el estado de seguridad de oficinas y escritorios. Con ésta actividad se pretende identificar a los  funcionarios que no están cumpliendo con las normas  de seguridad y políticas </w:t>
      </w:r>
      <w:r w:rsidR="003F55B1" w:rsidRPr="001A4CE2">
        <w:rPr>
          <w:rFonts w:ascii="Arial" w:hAnsi="Arial" w:cs="Arial"/>
          <w:sz w:val="24"/>
          <w:szCs w:val="24"/>
        </w:rPr>
        <w:t>establecidas</w:t>
      </w:r>
      <w:r w:rsidR="00DD6747">
        <w:rPr>
          <w:rFonts w:ascii="Arial" w:hAnsi="Arial" w:cs="Arial"/>
          <w:sz w:val="24"/>
          <w:szCs w:val="24"/>
        </w:rPr>
        <w:t>, con el fin de tomar las medidas pertinentes</w:t>
      </w:r>
      <w:r w:rsidR="00370731">
        <w:rPr>
          <w:rFonts w:ascii="Arial" w:hAnsi="Arial" w:cs="Arial"/>
          <w:sz w:val="24"/>
          <w:szCs w:val="24"/>
        </w:rPr>
        <w:t>.</w:t>
      </w:r>
    </w:p>
    <w:p w14:paraId="0ED66C13" w14:textId="77777777" w:rsidR="006021C2" w:rsidRDefault="006021C2" w:rsidP="005D6177">
      <w:pPr>
        <w:jc w:val="both"/>
        <w:rPr>
          <w:rFonts w:ascii="Arial" w:hAnsi="Arial" w:cs="Arial"/>
          <w:sz w:val="24"/>
          <w:szCs w:val="24"/>
        </w:rPr>
      </w:pPr>
    </w:p>
    <w:p w14:paraId="0ED66C14" w14:textId="77777777" w:rsidR="001A4CE2" w:rsidRDefault="00FC1069" w:rsidP="00FC1069">
      <w:pPr>
        <w:pStyle w:val="Textoindependiente2"/>
        <w:jc w:val="both"/>
        <w:rPr>
          <w:rFonts w:ascii="Arial" w:hAnsi="Arial" w:cs="Arial"/>
          <w:sz w:val="24"/>
          <w:szCs w:val="24"/>
        </w:rPr>
      </w:pPr>
      <w:r>
        <w:rPr>
          <w:rFonts w:ascii="Arial" w:hAnsi="Arial" w:cs="Arial"/>
          <w:sz w:val="24"/>
          <w:szCs w:val="24"/>
        </w:rPr>
        <w:t xml:space="preserve">7.11 </w:t>
      </w:r>
      <w:r w:rsidR="004343E8">
        <w:rPr>
          <w:rFonts w:ascii="Arial" w:hAnsi="Arial" w:cs="Arial"/>
          <w:sz w:val="24"/>
          <w:szCs w:val="24"/>
        </w:rPr>
        <w:t>ATENCIÓN DE ALARMAS</w:t>
      </w:r>
    </w:p>
    <w:p w14:paraId="0ED66C15" w14:textId="77777777" w:rsidR="004343E8" w:rsidRDefault="004343E8" w:rsidP="004343E8">
      <w:pPr>
        <w:pStyle w:val="Textoindependiente2"/>
        <w:jc w:val="both"/>
        <w:rPr>
          <w:rFonts w:ascii="Arial" w:hAnsi="Arial" w:cs="Arial"/>
          <w:sz w:val="24"/>
          <w:szCs w:val="24"/>
        </w:rPr>
      </w:pPr>
    </w:p>
    <w:p w14:paraId="0ED66C16" w14:textId="77777777" w:rsidR="001F0418" w:rsidRPr="00C86C00" w:rsidRDefault="006021C2" w:rsidP="00C86C00">
      <w:pPr>
        <w:pStyle w:val="Textoindependiente2"/>
        <w:numPr>
          <w:ilvl w:val="0"/>
          <w:numId w:val="27"/>
        </w:numPr>
        <w:spacing w:before="120"/>
        <w:jc w:val="both"/>
        <w:rPr>
          <w:rFonts w:ascii="Arial" w:hAnsi="Arial" w:cs="Arial"/>
          <w:b w:val="0"/>
          <w:sz w:val="24"/>
          <w:szCs w:val="24"/>
        </w:rPr>
      </w:pPr>
      <w:r w:rsidRPr="002E58D8">
        <w:rPr>
          <w:rFonts w:ascii="Arial" w:hAnsi="Arial" w:cs="Arial"/>
          <w:b w:val="0"/>
          <w:sz w:val="24"/>
          <w:szCs w:val="24"/>
        </w:rPr>
        <w:t xml:space="preserve">El sistema de alarma es monitoreado por la organización mediante la línea </w:t>
      </w:r>
      <w:r w:rsidR="00BD7F50">
        <w:rPr>
          <w:rFonts w:ascii="Arial" w:hAnsi="Arial" w:cs="Arial"/>
          <w:b w:val="0"/>
          <w:sz w:val="24"/>
          <w:szCs w:val="24"/>
        </w:rPr>
        <w:t xml:space="preserve">de seguridad electrónica SET en colaboración de la red de apoyo de la Policía Nacional. </w:t>
      </w:r>
    </w:p>
    <w:p w14:paraId="0ED66C17" w14:textId="77777777" w:rsidR="001F0418" w:rsidRDefault="004343E8" w:rsidP="00E76B26">
      <w:pPr>
        <w:pStyle w:val="Textoindependiente2"/>
        <w:numPr>
          <w:ilvl w:val="0"/>
          <w:numId w:val="27"/>
        </w:numPr>
        <w:spacing w:before="120"/>
        <w:jc w:val="both"/>
        <w:rPr>
          <w:rFonts w:ascii="Arial" w:hAnsi="Arial" w:cs="Arial"/>
          <w:b w:val="0"/>
          <w:sz w:val="24"/>
          <w:szCs w:val="24"/>
        </w:rPr>
      </w:pPr>
      <w:r w:rsidRPr="00E76B26">
        <w:rPr>
          <w:rFonts w:ascii="Arial" w:hAnsi="Arial" w:cs="Arial"/>
          <w:b w:val="0"/>
          <w:sz w:val="24"/>
          <w:szCs w:val="24"/>
        </w:rPr>
        <w:t xml:space="preserve">El sistema de alarma </w:t>
      </w:r>
      <w:r w:rsidR="002E58D8">
        <w:rPr>
          <w:rFonts w:ascii="Arial" w:hAnsi="Arial" w:cs="Arial"/>
          <w:b w:val="0"/>
          <w:sz w:val="24"/>
          <w:szCs w:val="24"/>
        </w:rPr>
        <w:t xml:space="preserve">cuenta </w:t>
      </w:r>
      <w:r w:rsidRPr="00E76B26">
        <w:rPr>
          <w:rFonts w:ascii="Arial" w:hAnsi="Arial" w:cs="Arial"/>
          <w:b w:val="0"/>
          <w:sz w:val="24"/>
          <w:szCs w:val="24"/>
        </w:rPr>
        <w:t xml:space="preserve">con un  circuito cerrado de televisión, el cual </w:t>
      </w:r>
      <w:r w:rsidR="007748CB" w:rsidRPr="00E76B26">
        <w:rPr>
          <w:rFonts w:ascii="Arial" w:hAnsi="Arial" w:cs="Arial"/>
          <w:b w:val="0"/>
          <w:sz w:val="24"/>
          <w:szCs w:val="24"/>
        </w:rPr>
        <w:t>t</w:t>
      </w:r>
      <w:r w:rsidR="007748CB">
        <w:rPr>
          <w:rFonts w:ascii="Arial" w:hAnsi="Arial" w:cs="Arial"/>
          <w:b w:val="0"/>
          <w:sz w:val="24"/>
          <w:szCs w:val="24"/>
        </w:rPr>
        <w:t>iene</w:t>
      </w:r>
      <w:r w:rsidRPr="00E76B26">
        <w:rPr>
          <w:rFonts w:ascii="Arial" w:hAnsi="Arial" w:cs="Arial"/>
          <w:b w:val="0"/>
          <w:sz w:val="24"/>
          <w:szCs w:val="24"/>
        </w:rPr>
        <w:t xml:space="preserve"> un sistema de grabación las 24</w:t>
      </w:r>
      <w:r w:rsidR="002E58D8">
        <w:rPr>
          <w:rFonts w:ascii="Arial" w:hAnsi="Arial" w:cs="Arial"/>
          <w:b w:val="0"/>
          <w:sz w:val="24"/>
          <w:szCs w:val="24"/>
        </w:rPr>
        <w:t xml:space="preserve"> horas.</w:t>
      </w:r>
    </w:p>
    <w:p w14:paraId="0ED66C18" w14:textId="77777777" w:rsidR="004343E8" w:rsidRPr="007F1026" w:rsidRDefault="004343E8" w:rsidP="00E76B26">
      <w:pPr>
        <w:pStyle w:val="Textoindependiente2"/>
        <w:numPr>
          <w:ilvl w:val="0"/>
          <w:numId w:val="27"/>
        </w:numPr>
        <w:spacing w:before="120"/>
        <w:jc w:val="both"/>
        <w:rPr>
          <w:rFonts w:ascii="Arial" w:hAnsi="Arial" w:cs="Arial"/>
          <w:b w:val="0"/>
          <w:sz w:val="24"/>
          <w:szCs w:val="24"/>
        </w:rPr>
      </w:pPr>
      <w:r w:rsidRPr="001F0418">
        <w:rPr>
          <w:rFonts w:ascii="Arial" w:hAnsi="Arial" w:cs="Arial"/>
          <w:b w:val="0"/>
          <w:sz w:val="24"/>
          <w:szCs w:val="24"/>
        </w:rPr>
        <w:t xml:space="preserve">El personal administrativo </w:t>
      </w:r>
      <w:r w:rsidR="00237410" w:rsidRPr="001F0418">
        <w:rPr>
          <w:rFonts w:ascii="Arial" w:hAnsi="Arial" w:cs="Arial"/>
          <w:b w:val="0"/>
          <w:sz w:val="24"/>
          <w:szCs w:val="24"/>
        </w:rPr>
        <w:t>puede laborar desde la 05:3</w:t>
      </w:r>
      <w:r w:rsidRPr="001F0418">
        <w:rPr>
          <w:rFonts w:ascii="Arial" w:hAnsi="Arial" w:cs="Arial"/>
          <w:b w:val="0"/>
          <w:sz w:val="24"/>
          <w:szCs w:val="24"/>
        </w:rPr>
        <w:t xml:space="preserve">0 hasta las </w:t>
      </w:r>
      <w:r w:rsidR="00237410" w:rsidRPr="001F0418">
        <w:rPr>
          <w:rFonts w:ascii="Arial" w:hAnsi="Arial" w:cs="Arial"/>
          <w:b w:val="0"/>
          <w:sz w:val="24"/>
          <w:szCs w:val="24"/>
        </w:rPr>
        <w:t>20:0</w:t>
      </w:r>
      <w:r w:rsidRPr="001F0418">
        <w:rPr>
          <w:rFonts w:ascii="Arial" w:hAnsi="Arial" w:cs="Arial"/>
          <w:b w:val="0"/>
          <w:sz w:val="24"/>
          <w:szCs w:val="24"/>
        </w:rPr>
        <w:t>0 hrs., fuera de este horario el personal que necesite continuar</w:t>
      </w:r>
      <w:r w:rsidR="0043731B">
        <w:rPr>
          <w:rFonts w:ascii="Arial" w:hAnsi="Arial" w:cs="Arial"/>
          <w:b w:val="0"/>
          <w:sz w:val="24"/>
          <w:szCs w:val="24"/>
        </w:rPr>
        <w:t xml:space="preserve"> laborando, debe ser </w:t>
      </w:r>
      <w:r w:rsidR="00BD7F50">
        <w:rPr>
          <w:rFonts w:ascii="Arial" w:hAnsi="Arial" w:cs="Arial"/>
          <w:b w:val="0"/>
          <w:sz w:val="24"/>
          <w:szCs w:val="24"/>
        </w:rPr>
        <w:t xml:space="preserve">autorizado por el Director del área mediante e-mail enviado al COP y al </w:t>
      </w:r>
      <w:r w:rsidR="00DD6747" w:rsidRPr="007F1026">
        <w:rPr>
          <w:rFonts w:ascii="Arial" w:hAnsi="Arial" w:cs="Arial"/>
          <w:b w:val="0"/>
          <w:sz w:val="24"/>
          <w:szCs w:val="24"/>
        </w:rPr>
        <w:t xml:space="preserve">Jefe de Seguridad </w:t>
      </w:r>
      <w:r w:rsidR="007F1026">
        <w:rPr>
          <w:rFonts w:ascii="Arial" w:hAnsi="Arial" w:cs="Arial"/>
          <w:b w:val="0"/>
          <w:sz w:val="24"/>
          <w:szCs w:val="24"/>
        </w:rPr>
        <w:t>Física del grupo H&amp;L.</w:t>
      </w:r>
    </w:p>
    <w:p w14:paraId="0ED66C19" w14:textId="080E5370" w:rsidR="004343E8" w:rsidRPr="00E76B26" w:rsidRDefault="002F0C9B" w:rsidP="00E76B26">
      <w:pPr>
        <w:pStyle w:val="Textoindependiente2"/>
        <w:numPr>
          <w:ilvl w:val="0"/>
          <w:numId w:val="27"/>
        </w:numPr>
        <w:spacing w:before="120"/>
        <w:jc w:val="both"/>
        <w:rPr>
          <w:rFonts w:ascii="Arial" w:hAnsi="Arial" w:cs="Arial"/>
          <w:b w:val="0"/>
          <w:sz w:val="24"/>
          <w:szCs w:val="24"/>
        </w:rPr>
      </w:pPr>
      <w:r w:rsidRPr="007F1026">
        <w:rPr>
          <w:rFonts w:ascii="Arial" w:hAnsi="Arial" w:cs="Arial"/>
          <w:b w:val="0"/>
          <w:sz w:val="24"/>
          <w:szCs w:val="24"/>
        </w:rPr>
        <w:t xml:space="preserve">El Controlador del centro de operaciones es el encargado de verificar que las oficinas se encuentren cerradas y que </w:t>
      </w:r>
      <w:r>
        <w:rPr>
          <w:rFonts w:ascii="Arial" w:hAnsi="Arial" w:cs="Arial"/>
          <w:b w:val="0"/>
          <w:sz w:val="24"/>
          <w:szCs w:val="24"/>
        </w:rPr>
        <w:t xml:space="preserve">al interior halla personal </w:t>
      </w:r>
      <w:r w:rsidRPr="007F1026">
        <w:rPr>
          <w:rFonts w:ascii="Arial" w:hAnsi="Arial" w:cs="Arial"/>
          <w:b w:val="0"/>
          <w:sz w:val="24"/>
          <w:szCs w:val="24"/>
        </w:rPr>
        <w:t xml:space="preserve"> laborando </w:t>
      </w:r>
      <w:r>
        <w:rPr>
          <w:rFonts w:ascii="Arial" w:hAnsi="Arial" w:cs="Arial"/>
          <w:b w:val="0"/>
          <w:sz w:val="24"/>
          <w:szCs w:val="24"/>
        </w:rPr>
        <w:t xml:space="preserve">en horario </w:t>
      </w:r>
      <w:r w:rsidRPr="007F1026">
        <w:rPr>
          <w:rFonts w:ascii="Arial" w:hAnsi="Arial" w:cs="Arial"/>
          <w:b w:val="0"/>
          <w:sz w:val="24"/>
          <w:szCs w:val="24"/>
        </w:rPr>
        <w:t>extra, si</w:t>
      </w:r>
      <w:r>
        <w:rPr>
          <w:rFonts w:ascii="Arial" w:hAnsi="Arial" w:cs="Arial"/>
          <w:b w:val="0"/>
          <w:sz w:val="24"/>
          <w:szCs w:val="24"/>
        </w:rPr>
        <w:t xml:space="preserve"> es así se procede a registrarla novedad en la minuta verificando que tenga autorización del Director del área  y del Jefe de Seguridad de las sedes  del grupo H&amp;L.</w:t>
      </w:r>
    </w:p>
    <w:p w14:paraId="0ED66C1A" w14:textId="77777777" w:rsidR="004343E8" w:rsidRPr="000F42E2" w:rsidRDefault="003638D1" w:rsidP="00E76B26">
      <w:pPr>
        <w:pStyle w:val="Textoindependiente2"/>
        <w:numPr>
          <w:ilvl w:val="0"/>
          <w:numId w:val="27"/>
        </w:numPr>
        <w:spacing w:before="120"/>
        <w:jc w:val="both"/>
        <w:rPr>
          <w:rFonts w:ascii="Arial" w:hAnsi="Arial" w:cs="Arial"/>
          <w:b w:val="0"/>
          <w:sz w:val="24"/>
          <w:szCs w:val="24"/>
        </w:rPr>
      </w:pPr>
      <w:r>
        <w:rPr>
          <w:rFonts w:ascii="Arial" w:hAnsi="Arial" w:cs="Arial"/>
          <w:b w:val="0"/>
          <w:sz w:val="24"/>
          <w:szCs w:val="24"/>
        </w:rPr>
        <w:t xml:space="preserve">Una vez se verifica que las </w:t>
      </w:r>
      <w:r w:rsidR="004343E8" w:rsidRPr="000F42E2">
        <w:rPr>
          <w:rFonts w:ascii="Arial" w:hAnsi="Arial" w:cs="Arial"/>
          <w:b w:val="0"/>
          <w:sz w:val="24"/>
          <w:szCs w:val="24"/>
        </w:rPr>
        <w:t xml:space="preserve"> oficinas se encuentran cerradas y no hay personal en </w:t>
      </w:r>
      <w:r>
        <w:rPr>
          <w:rFonts w:ascii="Arial" w:hAnsi="Arial" w:cs="Arial"/>
          <w:b w:val="0"/>
          <w:sz w:val="24"/>
          <w:szCs w:val="24"/>
        </w:rPr>
        <w:t xml:space="preserve">ellas </w:t>
      </w:r>
      <w:r w:rsidR="004343E8" w:rsidRPr="000F42E2">
        <w:rPr>
          <w:rFonts w:ascii="Arial" w:hAnsi="Arial" w:cs="Arial"/>
          <w:b w:val="0"/>
          <w:sz w:val="24"/>
          <w:szCs w:val="24"/>
        </w:rPr>
        <w:t xml:space="preserve"> se procede a activar el sistema de alarma el cual </w:t>
      </w:r>
      <w:r w:rsidR="007F1026">
        <w:rPr>
          <w:rFonts w:ascii="Arial" w:hAnsi="Arial" w:cs="Arial"/>
          <w:b w:val="0"/>
          <w:sz w:val="24"/>
          <w:szCs w:val="24"/>
        </w:rPr>
        <w:t xml:space="preserve"> es administrado por el </w:t>
      </w:r>
      <w:r w:rsidR="004343E8" w:rsidRPr="000F42E2">
        <w:rPr>
          <w:rFonts w:ascii="Arial" w:hAnsi="Arial" w:cs="Arial"/>
          <w:b w:val="0"/>
          <w:sz w:val="24"/>
          <w:szCs w:val="24"/>
        </w:rPr>
        <w:t xml:space="preserve"> centro de operaciones.</w:t>
      </w:r>
    </w:p>
    <w:p w14:paraId="0ED66C1B" w14:textId="77777777" w:rsidR="004343E8" w:rsidRPr="000F42E2" w:rsidRDefault="004343E8" w:rsidP="00E76B26">
      <w:pPr>
        <w:pStyle w:val="Textoindependiente2"/>
        <w:numPr>
          <w:ilvl w:val="0"/>
          <w:numId w:val="27"/>
        </w:numPr>
        <w:spacing w:before="120"/>
        <w:jc w:val="both"/>
        <w:rPr>
          <w:rFonts w:ascii="Arial" w:hAnsi="Arial" w:cs="Arial"/>
          <w:b w:val="0"/>
          <w:sz w:val="24"/>
          <w:szCs w:val="24"/>
        </w:rPr>
      </w:pPr>
      <w:r w:rsidRPr="000F42E2">
        <w:rPr>
          <w:rFonts w:ascii="Arial" w:hAnsi="Arial" w:cs="Arial"/>
          <w:b w:val="0"/>
          <w:sz w:val="24"/>
          <w:szCs w:val="24"/>
        </w:rPr>
        <w:t xml:space="preserve">Cada </w:t>
      </w:r>
      <w:r w:rsidR="00200012" w:rsidRPr="000F42E2">
        <w:rPr>
          <w:rFonts w:ascii="Arial" w:hAnsi="Arial" w:cs="Arial"/>
          <w:b w:val="0"/>
          <w:sz w:val="24"/>
          <w:szCs w:val="24"/>
        </w:rPr>
        <w:t>C</w:t>
      </w:r>
      <w:r w:rsidRPr="000F42E2">
        <w:rPr>
          <w:rFonts w:ascii="Arial" w:hAnsi="Arial" w:cs="Arial"/>
          <w:b w:val="0"/>
          <w:sz w:val="24"/>
          <w:szCs w:val="24"/>
        </w:rPr>
        <w:t xml:space="preserve">ontrolador debe tener una clave diferente la cual </w:t>
      </w:r>
      <w:r w:rsidR="00200012" w:rsidRPr="000F42E2">
        <w:rPr>
          <w:rFonts w:ascii="Arial" w:hAnsi="Arial" w:cs="Arial"/>
          <w:b w:val="0"/>
          <w:sz w:val="24"/>
          <w:szCs w:val="24"/>
        </w:rPr>
        <w:t xml:space="preserve">es </w:t>
      </w:r>
      <w:r w:rsidRPr="000F42E2">
        <w:rPr>
          <w:rFonts w:ascii="Arial" w:hAnsi="Arial" w:cs="Arial"/>
          <w:b w:val="0"/>
          <w:sz w:val="24"/>
          <w:szCs w:val="24"/>
        </w:rPr>
        <w:t xml:space="preserve">personal e intransferible y a la vez </w:t>
      </w:r>
      <w:r w:rsidR="00200012" w:rsidRPr="000F42E2">
        <w:rPr>
          <w:rFonts w:ascii="Arial" w:hAnsi="Arial" w:cs="Arial"/>
          <w:b w:val="0"/>
          <w:sz w:val="24"/>
          <w:szCs w:val="24"/>
        </w:rPr>
        <w:t>cuenta</w:t>
      </w:r>
      <w:r w:rsidRPr="000F42E2">
        <w:rPr>
          <w:rFonts w:ascii="Arial" w:hAnsi="Arial" w:cs="Arial"/>
          <w:b w:val="0"/>
          <w:sz w:val="24"/>
          <w:szCs w:val="24"/>
        </w:rPr>
        <w:t xml:space="preserve"> con una clave de coacción para casos extremos.</w:t>
      </w:r>
    </w:p>
    <w:p w14:paraId="0ED66C1C" w14:textId="77777777" w:rsidR="002309F2" w:rsidRPr="002309F2" w:rsidRDefault="002309F2" w:rsidP="002309F2">
      <w:pPr>
        <w:pStyle w:val="Textoindependiente2"/>
        <w:numPr>
          <w:ilvl w:val="0"/>
          <w:numId w:val="27"/>
        </w:numPr>
        <w:spacing w:before="120"/>
        <w:jc w:val="both"/>
        <w:rPr>
          <w:rFonts w:ascii="Arial" w:hAnsi="Arial" w:cs="Arial"/>
          <w:b w:val="0"/>
          <w:sz w:val="24"/>
          <w:szCs w:val="24"/>
        </w:rPr>
      </w:pPr>
      <w:r w:rsidRPr="000F42E2">
        <w:rPr>
          <w:rFonts w:ascii="Arial" w:hAnsi="Arial" w:cs="Arial"/>
          <w:b w:val="0"/>
          <w:sz w:val="24"/>
          <w:szCs w:val="24"/>
        </w:rPr>
        <w:t>C</w:t>
      </w:r>
      <w:r w:rsidR="003638D1">
        <w:rPr>
          <w:rFonts w:ascii="Arial" w:hAnsi="Arial" w:cs="Arial"/>
          <w:b w:val="0"/>
          <w:sz w:val="24"/>
          <w:szCs w:val="24"/>
        </w:rPr>
        <w:t xml:space="preserve">uando </w:t>
      </w:r>
      <w:r w:rsidRPr="000F42E2">
        <w:rPr>
          <w:rFonts w:ascii="Arial" w:hAnsi="Arial" w:cs="Arial"/>
          <w:b w:val="0"/>
          <w:sz w:val="24"/>
          <w:szCs w:val="24"/>
        </w:rPr>
        <w:t xml:space="preserve"> se genere</w:t>
      </w:r>
      <w:r w:rsidRPr="002309F2">
        <w:rPr>
          <w:rFonts w:ascii="Arial" w:hAnsi="Arial" w:cs="Arial"/>
          <w:b w:val="0"/>
          <w:sz w:val="24"/>
          <w:szCs w:val="24"/>
        </w:rPr>
        <w:t xml:space="preserve"> una señal de pánico </w:t>
      </w:r>
      <w:r w:rsidR="003638D1">
        <w:rPr>
          <w:rFonts w:ascii="Arial" w:hAnsi="Arial" w:cs="Arial"/>
          <w:b w:val="0"/>
          <w:sz w:val="24"/>
          <w:szCs w:val="24"/>
        </w:rPr>
        <w:t xml:space="preserve">al interior de las instalaciones y que amerite el apoyo del personal de seguridad </w:t>
      </w:r>
      <w:r w:rsidRPr="002309F2">
        <w:rPr>
          <w:rFonts w:ascii="Arial" w:hAnsi="Arial" w:cs="Arial"/>
          <w:b w:val="0"/>
          <w:sz w:val="24"/>
          <w:szCs w:val="24"/>
        </w:rPr>
        <w:t xml:space="preserve">se debe activar de inmediato el plan de reacción por parte </w:t>
      </w:r>
      <w:r w:rsidR="007F1026">
        <w:rPr>
          <w:rFonts w:ascii="Arial" w:hAnsi="Arial" w:cs="Arial"/>
          <w:b w:val="0"/>
          <w:sz w:val="24"/>
          <w:szCs w:val="24"/>
        </w:rPr>
        <w:t xml:space="preserve">de </w:t>
      </w:r>
      <w:r w:rsidRPr="002309F2">
        <w:rPr>
          <w:rFonts w:ascii="Arial" w:hAnsi="Arial" w:cs="Arial"/>
          <w:b w:val="0"/>
          <w:sz w:val="24"/>
          <w:szCs w:val="24"/>
        </w:rPr>
        <w:t>la Contravigilancia de Honor &amp; Laurel, quienes asumirán posiciones estratégicas en el entorno de las instalaciones y en coordinación  con la Policía Nacional</w:t>
      </w:r>
      <w:r>
        <w:rPr>
          <w:rFonts w:ascii="Arial" w:hAnsi="Arial" w:cs="Arial"/>
          <w:b w:val="0"/>
          <w:sz w:val="24"/>
          <w:szCs w:val="24"/>
        </w:rPr>
        <w:t xml:space="preserve"> se realizará</w:t>
      </w:r>
      <w:r w:rsidRPr="002309F2">
        <w:rPr>
          <w:rFonts w:ascii="Arial" w:hAnsi="Arial" w:cs="Arial"/>
          <w:b w:val="0"/>
          <w:sz w:val="24"/>
          <w:szCs w:val="24"/>
        </w:rPr>
        <w:t xml:space="preserve"> la verificación de la situación</w:t>
      </w:r>
      <w:r w:rsidR="001F0418">
        <w:rPr>
          <w:rFonts w:ascii="Arial" w:hAnsi="Arial" w:cs="Arial"/>
          <w:b w:val="0"/>
          <w:sz w:val="24"/>
          <w:szCs w:val="24"/>
        </w:rPr>
        <w:t>.</w:t>
      </w:r>
    </w:p>
    <w:p w14:paraId="28139538" w14:textId="77777777" w:rsidR="003A220D" w:rsidRDefault="003A220D" w:rsidP="00200012">
      <w:pPr>
        <w:pStyle w:val="Textoindependiente2"/>
        <w:jc w:val="both"/>
        <w:rPr>
          <w:rFonts w:ascii="Arial" w:hAnsi="Arial" w:cs="Arial"/>
          <w:sz w:val="24"/>
          <w:szCs w:val="24"/>
        </w:rPr>
      </w:pPr>
    </w:p>
    <w:p w14:paraId="0ED66C1E" w14:textId="77777777" w:rsidR="00200012" w:rsidRPr="00FC1069" w:rsidRDefault="00200012" w:rsidP="00200012">
      <w:pPr>
        <w:pStyle w:val="Textoindependiente2"/>
        <w:jc w:val="both"/>
        <w:rPr>
          <w:rFonts w:ascii="Arial" w:hAnsi="Arial" w:cs="Arial"/>
          <w:b w:val="0"/>
          <w:i/>
          <w:sz w:val="24"/>
          <w:szCs w:val="24"/>
        </w:rPr>
      </w:pPr>
      <w:r w:rsidRPr="00FC1069">
        <w:rPr>
          <w:rFonts w:ascii="Arial" w:hAnsi="Arial" w:cs="Arial"/>
          <w:b w:val="0"/>
          <w:i/>
          <w:sz w:val="24"/>
          <w:szCs w:val="24"/>
        </w:rPr>
        <w:t>FALSAS ALARMAS</w:t>
      </w:r>
    </w:p>
    <w:p w14:paraId="0ED66C1F" w14:textId="77777777" w:rsidR="00B73982" w:rsidRDefault="004343E8" w:rsidP="00200012">
      <w:pPr>
        <w:pStyle w:val="Textoindependiente2"/>
        <w:numPr>
          <w:ilvl w:val="0"/>
          <w:numId w:val="27"/>
        </w:numPr>
        <w:spacing w:before="120"/>
        <w:jc w:val="both"/>
        <w:rPr>
          <w:rFonts w:ascii="Arial" w:hAnsi="Arial" w:cs="Arial"/>
          <w:b w:val="0"/>
          <w:sz w:val="24"/>
          <w:szCs w:val="24"/>
        </w:rPr>
      </w:pPr>
      <w:r w:rsidRPr="007748CB">
        <w:rPr>
          <w:rFonts w:ascii="Arial" w:hAnsi="Arial" w:cs="Arial"/>
          <w:b w:val="0"/>
          <w:sz w:val="24"/>
          <w:szCs w:val="24"/>
        </w:rPr>
        <w:t>Eventualmente se pueden presentar falsas alarmas</w:t>
      </w:r>
      <w:r w:rsidR="00404488">
        <w:rPr>
          <w:rFonts w:ascii="Arial" w:hAnsi="Arial" w:cs="Arial"/>
          <w:b w:val="0"/>
          <w:sz w:val="24"/>
          <w:szCs w:val="24"/>
        </w:rPr>
        <w:t xml:space="preserve">, una vez activado </w:t>
      </w:r>
      <w:r w:rsidR="00930743" w:rsidRPr="007748CB">
        <w:rPr>
          <w:rFonts w:ascii="Arial" w:hAnsi="Arial" w:cs="Arial"/>
          <w:b w:val="0"/>
          <w:sz w:val="24"/>
          <w:szCs w:val="24"/>
        </w:rPr>
        <w:t xml:space="preserve">el sistema </w:t>
      </w:r>
      <w:r w:rsidR="00404488">
        <w:rPr>
          <w:rFonts w:ascii="Arial" w:hAnsi="Arial" w:cs="Arial"/>
          <w:b w:val="0"/>
          <w:sz w:val="24"/>
          <w:szCs w:val="24"/>
        </w:rPr>
        <w:t xml:space="preserve">la alarma </w:t>
      </w:r>
      <w:r w:rsidR="00930743" w:rsidRPr="007748CB">
        <w:rPr>
          <w:rFonts w:ascii="Arial" w:hAnsi="Arial" w:cs="Arial"/>
          <w:b w:val="0"/>
          <w:sz w:val="24"/>
          <w:szCs w:val="24"/>
        </w:rPr>
        <w:t>debe</w:t>
      </w:r>
      <w:r w:rsidR="00404488">
        <w:rPr>
          <w:rFonts w:ascii="Arial" w:hAnsi="Arial" w:cs="Arial"/>
          <w:b w:val="0"/>
          <w:sz w:val="24"/>
          <w:szCs w:val="24"/>
        </w:rPr>
        <w:t xml:space="preserve">rá </w:t>
      </w:r>
      <w:r w:rsidRPr="007748CB">
        <w:rPr>
          <w:rFonts w:ascii="Arial" w:hAnsi="Arial" w:cs="Arial"/>
          <w:b w:val="0"/>
          <w:sz w:val="24"/>
          <w:szCs w:val="24"/>
        </w:rPr>
        <w:t>actuar</w:t>
      </w:r>
      <w:r w:rsidR="00404488">
        <w:rPr>
          <w:rFonts w:ascii="Arial" w:hAnsi="Arial" w:cs="Arial"/>
          <w:b w:val="0"/>
          <w:sz w:val="24"/>
          <w:szCs w:val="24"/>
        </w:rPr>
        <w:t>se de la forma indicada para estos casos. H</w:t>
      </w:r>
      <w:r w:rsidRPr="007748CB">
        <w:rPr>
          <w:rFonts w:ascii="Arial" w:hAnsi="Arial" w:cs="Arial"/>
          <w:b w:val="0"/>
          <w:sz w:val="24"/>
          <w:szCs w:val="24"/>
        </w:rPr>
        <w:t>asta no saber si en realidad se trata de un evento falso o no</w:t>
      </w:r>
      <w:r w:rsidR="00404488">
        <w:rPr>
          <w:rFonts w:ascii="Arial" w:hAnsi="Arial" w:cs="Arial"/>
          <w:b w:val="0"/>
          <w:sz w:val="24"/>
          <w:szCs w:val="24"/>
        </w:rPr>
        <w:t xml:space="preserve"> toda activación de alarma se atenderá como un evento real por tanto se realizara la inspección </w:t>
      </w:r>
      <w:r w:rsidR="00404488">
        <w:rPr>
          <w:rFonts w:ascii="Arial" w:hAnsi="Arial" w:cs="Arial"/>
          <w:b w:val="0"/>
          <w:sz w:val="24"/>
          <w:szCs w:val="24"/>
        </w:rPr>
        <w:lastRenderedPageBreak/>
        <w:t xml:space="preserve">de las instalaciones y se hará el respectivo registro </w:t>
      </w:r>
      <w:r w:rsidRPr="007748CB">
        <w:rPr>
          <w:rFonts w:ascii="Arial" w:hAnsi="Arial" w:cs="Arial"/>
          <w:b w:val="0"/>
          <w:sz w:val="24"/>
          <w:szCs w:val="24"/>
        </w:rPr>
        <w:t xml:space="preserve">en </w:t>
      </w:r>
      <w:r w:rsidR="001F0418" w:rsidRPr="007748CB">
        <w:rPr>
          <w:rFonts w:ascii="Arial" w:hAnsi="Arial" w:cs="Arial"/>
          <w:b w:val="0"/>
          <w:sz w:val="24"/>
          <w:szCs w:val="24"/>
        </w:rPr>
        <w:t xml:space="preserve">la </w:t>
      </w:r>
      <w:r w:rsidR="00B73982" w:rsidRPr="007748CB">
        <w:rPr>
          <w:rFonts w:ascii="Arial" w:hAnsi="Arial" w:cs="Arial"/>
          <w:b w:val="0"/>
          <w:sz w:val="24"/>
          <w:szCs w:val="24"/>
        </w:rPr>
        <w:t>lista de chequeo</w:t>
      </w:r>
      <w:r w:rsidRPr="007748CB">
        <w:rPr>
          <w:rFonts w:ascii="Arial" w:hAnsi="Arial" w:cs="Arial"/>
          <w:b w:val="0"/>
          <w:sz w:val="24"/>
          <w:szCs w:val="24"/>
        </w:rPr>
        <w:t xml:space="preserve"> de instalaciones</w:t>
      </w:r>
      <w:r w:rsidR="00200012" w:rsidRPr="007748CB">
        <w:rPr>
          <w:rFonts w:ascii="Arial" w:hAnsi="Arial" w:cs="Arial"/>
          <w:b w:val="0"/>
          <w:sz w:val="24"/>
          <w:szCs w:val="24"/>
        </w:rPr>
        <w:t xml:space="preserve"> Honor</w:t>
      </w:r>
      <w:r w:rsidR="00B73982" w:rsidRPr="007748CB">
        <w:rPr>
          <w:rFonts w:ascii="Arial" w:hAnsi="Arial" w:cs="Arial"/>
          <w:b w:val="0"/>
          <w:sz w:val="24"/>
          <w:szCs w:val="24"/>
        </w:rPr>
        <w:t>&amp; Laurel</w:t>
      </w:r>
      <w:r w:rsidR="00200012" w:rsidRPr="007748CB">
        <w:rPr>
          <w:rFonts w:ascii="Arial" w:hAnsi="Arial" w:cs="Arial"/>
          <w:b w:val="0"/>
          <w:sz w:val="24"/>
          <w:szCs w:val="24"/>
        </w:rPr>
        <w:t xml:space="preserve">, </w:t>
      </w:r>
      <w:r w:rsidR="00A56D89">
        <w:rPr>
          <w:rFonts w:ascii="Arial" w:hAnsi="Arial" w:cs="Arial"/>
          <w:b w:val="0"/>
          <w:sz w:val="24"/>
          <w:szCs w:val="24"/>
          <w:lang w:val="es-ES"/>
        </w:rPr>
        <w:t>format</w:t>
      </w:r>
      <w:r w:rsidR="00022D89">
        <w:rPr>
          <w:rFonts w:ascii="Arial" w:hAnsi="Arial" w:cs="Arial"/>
          <w:b w:val="0"/>
          <w:sz w:val="24"/>
          <w:szCs w:val="24"/>
          <w:lang w:val="es-ES"/>
        </w:rPr>
        <w:t>o</w:t>
      </w:r>
      <w:r w:rsidR="00200012" w:rsidRPr="007748CB">
        <w:rPr>
          <w:rFonts w:ascii="Arial" w:hAnsi="Arial" w:cs="Arial"/>
          <w:b w:val="0"/>
          <w:sz w:val="24"/>
          <w:szCs w:val="24"/>
          <w:lang w:val="es-ES"/>
        </w:rPr>
        <w:t xml:space="preserve"> CO-</w:t>
      </w:r>
      <w:r w:rsidR="00B73982" w:rsidRPr="007748CB">
        <w:rPr>
          <w:rFonts w:ascii="Arial" w:hAnsi="Arial" w:cs="Arial"/>
          <w:b w:val="0"/>
          <w:sz w:val="24"/>
          <w:szCs w:val="24"/>
        </w:rPr>
        <w:t>7PR-14 / F2</w:t>
      </w:r>
      <w:r w:rsidR="00A56D89">
        <w:rPr>
          <w:rFonts w:ascii="Arial" w:hAnsi="Arial" w:cs="Arial"/>
          <w:b w:val="0"/>
          <w:sz w:val="24"/>
          <w:szCs w:val="24"/>
        </w:rPr>
        <w:t xml:space="preserve"> (anexo 1)</w:t>
      </w:r>
      <w:r w:rsidR="00404488">
        <w:rPr>
          <w:rFonts w:ascii="Arial" w:hAnsi="Arial" w:cs="Arial"/>
          <w:b w:val="0"/>
          <w:sz w:val="24"/>
          <w:szCs w:val="24"/>
        </w:rPr>
        <w:t>.</w:t>
      </w:r>
    </w:p>
    <w:p w14:paraId="0ED66C20" w14:textId="77777777" w:rsidR="00C05322" w:rsidRDefault="00C05322" w:rsidP="007748CB">
      <w:pPr>
        <w:pStyle w:val="Textoindependiente2"/>
        <w:spacing w:before="120"/>
        <w:jc w:val="both"/>
        <w:rPr>
          <w:rFonts w:ascii="Arial" w:hAnsi="Arial" w:cs="Arial"/>
          <w:b w:val="0"/>
          <w:sz w:val="24"/>
          <w:szCs w:val="24"/>
        </w:rPr>
      </w:pPr>
    </w:p>
    <w:p w14:paraId="0ED66C21" w14:textId="77777777" w:rsidR="00C05322" w:rsidRDefault="00C05322" w:rsidP="007748CB">
      <w:pPr>
        <w:pStyle w:val="Textoindependiente2"/>
        <w:jc w:val="both"/>
        <w:rPr>
          <w:rFonts w:ascii="Arial" w:hAnsi="Arial" w:cs="Arial"/>
          <w:sz w:val="24"/>
          <w:szCs w:val="24"/>
        </w:rPr>
      </w:pPr>
      <w:r w:rsidRPr="00C05322">
        <w:rPr>
          <w:rFonts w:ascii="Arial" w:hAnsi="Arial" w:cs="Arial"/>
          <w:sz w:val="24"/>
          <w:szCs w:val="24"/>
        </w:rPr>
        <w:t xml:space="preserve">7.12 </w:t>
      </w:r>
      <w:r w:rsidR="00227663">
        <w:rPr>
          <w:rFonts w:ascii="Arial" w:hAnsi="Arial" w:cs="Arial"/>
          <w:sz w:val="24"/>
          <w:szCs w:val="24"/>
        </w:rPr>
        <w:t>V</w:t>
      </w:r>
      <w:r>
        <w:rPr>
          <w:rFonts w:ascii="Arial" w:hAnsi="Arial" w:cs="Arial"/>
          <w:sz w:val="24"/>
          <w:szCs w:val="24"/>
        </w:rPr>
        <w:t>E</w:t>
      </w:r>
      <w:r w:rsidR="00227663">
        <w:rPr>
          <w:rFonts w:ascii="Arial" w:hAnsi="Arial" w:cs="Arial"/>
          <w:sz w:val="24"/>
          <w:szCs w:val="24"/>
        </w:rPr>
        <w:t>R</w:t>
      </w:r>
      <w:r>
        <w:rPr>
          <w:rFonts w:ascii="Arial" w:hAnsi="Arial" w:cs="Arial"/>
          <w:sz w:val="24"/>
          <w:szCs w:val="24"/>
        </w:rPr>
        <w:t>I</w:t>
      </w:r>
      <w:r w:rsidR="00227663">
        <w:rPr>
          <w:rFonts w:ascii="Arial" w:hAnsi="Arial" w:cs="Arial"/>
          <w:sz w:val="24"/>
          <w:szCs w:val="24"/>
        </w:rPr>
        <w:t>F</w:t>
      </w:r>
      <w:r>
        <w:rPr>
          <w:rFonts w:ascii="Arial" w:hAnsi="Arial" w:cs="Arial"/>
          <w:sz w:val="24"/>
          <w:szCs w:val="24"/>
        </w:rPr>
        <w:t>I</w:t>
      </w:r>
      <w:r w:rsidR="00227663">
        <w:rPr>
          <w:rFonts w:ascii="Arial" w:hAnsi="Arial" w:cs="Arial"/>
          <w:sz w:val="24"/>
          <w:szCs w:val="24"/>
        </w:rPr>
        <w:t>CACIÓN</w:t>
      </w:r>
      <w:r>
        <w:rPr>
          <w:rFonts w:ascii="Arial" w:hAnsi="Arial" w:cs="Arial"/>
          <w:sz w:val="24"/>
          <w:szCs w:val="24"/>
        </w:rPr>
        <w:t xml:space="preserve"> CUMPLIMIENTO DEL PROCEDIMIENTO</w:t>
      </w:r>
    </w:p>
    <w:p w14:paraId="0ED66C22" w14:textId="77777777" w:rsidR="00C05322" w:rsidRDefault="00C05322" w:rsidP="007748CB">
      <w:pPr>
        <w:pStyle w:val="Textoindependiente2"/>
        <w:jc w:val="both"/>
        <w:rPr>
          <w:rFonts w:ascii="Arial" w:hAnsi="Arial" w:cs="Arial"/>
          <w:sz w:val="24"/>
          <w:szCs w:val="24"/>
        </w:rPr>
      </w:pPr>
    </w:p>
    <w:p w14:paraId="0ED66C23" w14:textId="12503BE5" w:rsidR="007748CB" w:rsidRDefault="00586434" w:rsidP="007748CB">
      <w:pPr>
        <w:pStyle w:val="Textoindependiente2"/>
        <w:jc w:val="both"/>
        <w:rPr>
          <w:rFonts w:ascii="Arial" w:hAnsi="Arial" w:cs="Arial"/>
          <w:b w:val="0"/>
          <w:sz w:val="24"/>
          <w:szCs w:val="24"/>
        </w:rPr>
      </w:pPr>
      <w:r>
        <w:rPr>
          <w:rFonts w:ascii="Arial" w:hAnsi="Arial" w:cs="Arial"/>
          <w:b w:val="0"/>
          <w:sz w:val="24"/>
          <w:szCs w:val="24"/>
        </w:rPr>
        <w:t xml:space="preserve">El </w:t>
      </w:r>
      <w:r w:rsidR="004A12CF">
        <w:rPr>
          <w:rFonts w:ascii="Arial" w:hAnsi="Arial" w:cs="Arial"/>
          <w:b w:val="0"/>
          <w:sz w:val="24"/>
          <w:szCs w:val="24"/>
        </w:rPr>
        <w:t>Jefe de Seguridad</w:t>
      </w:r>
      <w:r w:rsidR="00463D9F">
        <w:rPr>
          <w:rFonts w:ascii="Arial" w:hAnsi="Arial" w:cs="Arial"/>
          <w:b w:val="0"/>
          <w:sz w:val="24"/>
          <w:szCs w:val="24"/>
        </w:rPr>
        <w:t xml:space="preserve">/Gerente de </w:t>
      </w:r>
      <w:r w:rsidR="00824817">
        <w:rPr>
          <w:rFonts w:ascii="Arial" w:hAnsi="Arial" w:cs="Arial"/>
          <w:b w:val="0"/>
          <w:sz w:val="24"/>
          <w:szCs w:val="24"/>
        </w:rPr>
        <w:t>realizará</w:t>
      </w:r>
      <w:r>
        <w:rPr>
          <w:rFonts w:ascii="Arial" w:hAnsi="Arial" w:cs="Arial"/>
          <w:b w:val="0"/>
          <w:sz w:val="24"/>
          <w:szCs w:val="24"/>
        </w:rPr>
        <w:t xml:space="preserve"> tres (3) revisiones anuales</w:t>
      </w:r>
      <w:r w:rsidR="00F70B66">
        <w:rPr>
          <w:rFonts w:ascii="Arial" w:hAnsi="Arial" w:cs="Arial"/>
          <w:b w:val="0"/>
          <w:sz w:val="24"/>
          <w:szCs w:val="24"/>
        </w:rPr>
        <w:t xml:space="preserve"> (1 cada cuatro </w:t>
      </w:r>
      <w:r w:rsidR="00463D9F">
        <w:rPr>
          <w:rFonts w:ascii="Arial" w:hAnsi="Arial" w:cs="Arial"/>
          <w:b w:val="0"/>
          <w:sz w:val="24"/>
          <w:szCs w:val="24"/>
        </w:rPr>
        <w:t>meses</w:t>
      </w:r>
      <w:r w:rsidR="00F70B66">
        <w:rPr>
          <w:rFonts w:ascii="Arial" w:hAnsi="Arial" w:cs="Arial"/>
          <w:b w:val="0"/>
          <w:sz w:val="24"/>
          <w:szCs w:val="24"/>
        </w:rPr>
        <w:t>)</w:t>
      </w:r>
      <w:r>
        <w:rPr>
          <w:rFonts w:ascii="Arial" w:hAnsi="Arial" w:cs="Arial"/>
          <w:b w:val="0"/>
          <w:sz w:val="24"/>
          <w:szCs w:val="24"/>
        </w:rPr>
        <w:t xml:space="preserve"> para verificar el cumplimiento del presente procedimiento, para ello </w:t>
      </w:r>
      <w:r w:rsidR="00CB5F74">
        <w:rPr>
          <w:rFonts w:ascii="Arial" w:hAnsi="Arial" w:cs="Arial"/>
          <w:b w:val="0"/>
          <w:sz w:val="24"/>
          <w:szCs w:val="24"/>
        </w:rPr>
        <w:t xml:space="preserve">realizara una auditoría interna al personal, utilizando el formato </w:t>
      </w:r>
      <w:r w:rsidR="00227663">
        <w:rPr>
          <w:rFonts w:ascii="Arial" w:hAnsi="Arial" w:cs="Arial"/>
          <w:b w:val="0"/>
          <w:sz w:val="24"/>
          <w:szCs w:val="24"/>
        </w:rPr>
        <w:t xml:space="preserve">Lista de chequeo </w:t>
      </w:r>
      <w:r w:rsidR="00A16180">
        <w:rPr>
          <w:rFonts w:ascii="Arial" w:hAnsi="Arial" w:cs="Arial"/>
          <w:b w:val="0"/>
          <w:sz w:val="24"/>
          <w:szCs w:val="24"/>
        </w:rPr>
        <w:t xml:space="preserve">auditoría interna </w:t>
      </w:r>
      <w:r w:rsidR="00227663">
        <w:rPr>
          <w:rFonts w:ascii="Arial" w:hAnsi="Arial" w:cs="Arial"/>
          <w:b w:val="0"/>
          <w:sz w:val="24"/>
          <w:szCs w:val="24"/>
        </w:rPr>
        <w:t>(</w:t>
      </w:r>
      <w:r w:rsidR="00DB71A1">
        <w:rPr>
          <w:rFonts w:ascii="Arial" w:hAnsi="Arial" w:cs="Arial"/>
          <w:b w:val="0"/>
          <w:sz w:val="24"/>
          <w:szCs w:val="24"/>
        </w:rPr>
        <w:t>Formato: CO-2PR-07/F2</w:t>
      </w:r>
      <w:r w:rsidR="00227663">
        <w:rPr>
          <w:rFonts w:ascii="Arial" w:hAnsi="Arial" w:cs="Arial"/>
          <w:b w:val="0"/>
          <w:sz w:val="24"/>
          <w:szCs w:val="24"/>
        </w:rPr>
        <w:t>),</w:t>
      </w:r>
      <w:r w:rsidR="003A220D">
        <w:rPr>
          <w:rFonts w:ascii="Arial" w:hAnsi="Arial" w:cs="Arial"/>
          <w:b w:val="0"/>
          <w:sz w:val="24"/>
          <w:szCs w:val="24"/>
        </w:rPr>
        <w:t xml:space="preserve"> </w:t>
      </w:r>
      <w:r w:rsidR="00227663">
        <w:rPr>
          <w:rFonts w:ascii="Arial" w:hAnsi="Arial" w:cs="Arial"/>
          <w:b w:val="0"/>
          <w:sz w:val="24"/>
          <w:szCs w:val="24"/>
        </w:rPr>
        <w:t xml:space="preserve">reportará a SAS los incumplimientos detectados para realizar el análisis y establecer las acciones de mejora que correspondan, enviara a los funcionarios un informe con los resultados de la verificación y divulgara el procedimiento de seguridad de las sedes a manera de recordatorio.   </w:t>
      </w:r>
    </w:p>
    <w:p w14:paraId="0ED66C24" w14:textId="77777777" w:rsidR="004B32F5" w:rsidRDefault="004B32F5" w:rsidP="007748CB">
      <w:pPr>
        <w:pStyle w:val="Textoindependiente2"/>
        <w:jc w:val="both"/>
        <w:rPr>
          <w:rFonts w:ascii="Arial" w:hAnsi="Arial" w:cs="Arial"/>
          <w:b w:val="0"/>
          <w:sz w:val="24"/>
          <w:szCs w:val="24"/>
        </w:rPr>
      </w:pPr>
    </w:p>
    <w:p w14:paraId="0ED66C25" w14:textId="77777777" w:rsidR="002E5FD8" w:rsidRDefault="002E5FD8" w:rsidP="007748CB">
      <w:pPr>
        <w:pStyle w:val="Textoindependiente2"/>
        <w:jc w:val="both"/>
        <w:rPr>
          <w:rFonts w:ascii="Arial" w:hAnsi="Arial" w:cs="Arial"/>
          <w:b w:val="0"/>
          <w:sz w:val="24"/>
          <w:szCs w:val="24"/>
        </w:rPr>
      </w:pPr>
      <w:r w:rsidRPr="004B32F5">
        <w:rPr>
          <w:rFonts w:ascii="Arial" w:hAnsi="Arial" w:cs="Arial"/>
          <w:sz w:val="24"/>
          <w:szCs w:val="24"/>
        </w:rPr>
        <w:t>7.13. TARJETAS DE PROXIMIDAD</w:t>
      </w:r>
      <w:r>
        <w:rPr>
          <w:rFonts w:ascii="Arial" w:hAnsi="Arial" w:cs="Arial"/>
          <w:b w:val="0"/>
          <w:sz w:val="24"/>
          <w:szCs w:val="24"/>
        </w:rPr>
        <w:t>.</w:t>
      </w:r>
    </w:p>
    <w:p w14:paraId="0ED66C26" w14:textId="77777777" w:rsidR="002E5FD8" w:rsidRDefault="002E5FD8" w:rsidP="007748CB">
      <w:pPr>
        <w:pStyle w:val="Textoindependiente2"/>
        <w:jc w:val="both"/>
        <w:rPr>
          <w:rFonts w:ascii="Arial" w:hAnsi="Arial" w:cs="Arial"/>
          <w:b w:val="0"/>
          <w:sz w:val="24"/>
          <w:szCs w:val="24"/>
        </w:rPr>
      </w:pPr>
    </w:p>
    <w:p w14:paraId="0ED66C27" w14:textId="4333DB18" w:rsidR="002E5FD8" w:rsidRDefault="004E273C" w:rsidP="004E273C">
      <w:pPr>
        <w:pStyle w:val="Textoindependiente2"/>
        <w:jc w:val="both"/>
        <w:rPr>
          <w:rFonts w:ascii="Arial" w:hAnsi="Arial" w:cs="Arial"/>
          <w:b w:val="0"/>
          <w:sz w:val="24"/>
          <w:szCs w:val="24"/>
        </w:rPr>
      </w:pPr>
      <w:r>
        <w:rPr>
          <w:rFonts w:ascii="Arial" w:hAnsi="Arial" w:cs="Arial"/>
          <w:b w:val="0"/>
          <w:sz w:val="24"/>
          <w:szCs w:val="24"/>
        </w:rPr>
        <w:t>De acuerdo al instructivo CO-6IT</w:t>
      </w:r>
      <w:r w:rsidR="0030360A">
        <w:rPr>
          <w:rFonts w:ascii="Arial" w:hAnsi="Arial" w:cs="Arial"/>
          <w:b w:val="0"/>
          <w:sz w:val="24"/>
          <w:szCs w:val="24"/>
        </w:rPr>
        <w:t>-03</w:t>
      </w:r>
      <w:r w:rsidR="00451D6C">
        <w:rPr>
          <w:rFonts w:ascii="Arial" w:hAnsi="Arial" w:cs="Arial"/>
          <w:b w:val="0"/>
          <w:sz w:val="24"/>
          <w:szCs w:val="24"/>
        </w:rPr>
        <w:t xml:space="preserve"> </w:t>
      </w:r>
      <w:r w:rsidR="00451D6C">
        <w:rPr>
          <w:rFonts w:ascii="Arial" w:hAnsi="Arial" w:cs="Arial"/>
          <w:b w:val="0"/>
          <w:i/>
          <w:sz w:val="24"/>
          <w:szCs w:val="24"/>
        </w:rPr>
        <w:t>Asignación y control tarjetas de proximidad personal administrativo.</w:t>
      </w:r>
    </w:p>
    <w:p w14:paraId="0ED66C28" w14:textId="77777777" w:rsidR="004E273C" w:rsidRPr="004E273C" w:rsidRDefault="004E273C" w:rsidP="004E273C">
      <w:pPr>
        <w:pStyle w:val="Textoindependiente2"/>
        <w:jc w:val="both"/>
        <w:rPr>
          <w:rFonts w:ascii="Arial" w:hAnsi="Arial" w:cs="Arial"/>
          <w:sz w:val="24"/>
          <w:szCs w:val="24"/>
        </w:rPr>
      </w:pPr>
    </w:p>
    <w:p w14:paraId="0ED66C29" w14:textId="77777777" w:rsidR="004E273C" w:rsidRPr="004E273C" w:rsidRDefault="004E273C" w:rsidP="004E273C">
      <w:pPr>
        <w:pStyle w:val="Prrafodelista"/>
        <w:numPr>
          <w:ilvl w:val="2"/>
          <w:numId w:val="45"/>
        </w:numPr>
        <w:jc w:val="both"/>
        <w:rPr>
          <w:rFonts w:ascii="Arial" w:hAnsi="Arial" w:cs="Arial"/>
          <w:b/>
          <w:bCs/>
          <w:sz w:val="24"/>
          <w:szCs w:val="24"/>
        </w:rPr>
      </w:pPr>
      <w:r w:rsidRPr="004E273C">
        <w:rPr>
          <w:rFonts w:ascii="Arial" w:hAnsi="Arial" w:cs="Arial"/>
          <w:b/>
          <w:bCs/>
          <w:sz w:val="24"/>
          <w:szCs w:val="24"/>
        </w:rPr>
        <w:t xml:space="preserve">SOLICITUD Y PROGRAMACIÓN DE LAS TARJETAS </w:t>
      </w:r>
    </w:p>
    <w:p w14:paraId="0ED66C2A" w14:textId="77777777" w:rsidR="004E273C" w:rsidRDefault="004E273C" w:rsidP="004E273C">
      <w:pPr>
        <w:tabs>
          <w:tab w:val="left" w:pos="284"/>
          <w:tab w:val="left" w:pos="567"/>
          <w:tab w:val="left" w:pos="992"/>
          <w:tab w:val="left" w:pos="1701"/>
          <w:tab w:val="left" w:pos="3969"/>
        </w:tabs>
        <w:jc w:val="both"/>
        <w:rPr>
          <w:rFonts w:ascii="Arial" w:hAnsi="Arial" w:cs="Arial"/>
          <w:b/>
          <w:bCs/>
          <w:sz w:val="24"/>
          <w:szCs w:val="24"/>
        </w:rPr>
      </w:pPr>
    </w:p>
    <w:p w14:paraId="0ED66C2B"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El director de área o el jefe inmediato de cada una de las personas que ingresen a trabajar a la compañía y cuyo puesto de trabajo esté ubicado en las sedes administrativas de la compañía, solicitará al Jefe de Seguridad de las sedes la asignación de la tarjeta de proximidad para el nuevo integrante del equipo de trabajo, ésta solicitud se hará mediante un correo electrónico que debe contener los siguientes datos:</w:t>
      </w:r>
    </w:p>
    <w:p w14:paraId="0ED66C2C"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2D" w14:textId="50C42FC3" w:rsidR="004E273C" w:rsidRDefault="004E273C" w:rsidP="004E273C">
      <w:pPr>
        <w:numPr>
          <w:ilvl w:val="0"/>
          <w:numId w:val="40"/>
        </w:num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 Nombres y apellidos completos del trabajador</w:t>
      </w:r>
      <w:r w:rsidR="0089640A">
        <w:rPr>
          <w:rFonts w:ascii="Arial" w:hAnsi="Arial" w:cs="Arial"/>
          <w:bCs/>
          <w:sz w:val="24"/>
          <w:szCs w:val="24"/>
        </w:rPr>
        <w:t>.</w:t>
      </w:r>
    </w:p>
    <w:p w14:paraId="0ED66C2E" w14:textId="09309D63" w:rsidR="004E273C" w:rsidRDefault="004E273C" w:rsidP="004E273C">
      <w:pPr>
        <w:numPr>
          <w:ilvl w:val="0"/>
          <w:numId w:val="40"/>
        </w:num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 Numero de documento de identificación</w:t>
      </w:r>
      <w:r w:rsidR="0089640A">
        <w:rPr>
          <w:rFonts w:ascii="Arial" w:hAnsi="Arial" w:cs="Arial"/>
          <w:bCs/>
          <w:sz w:val="24"/>
          <w:szCs w:val="24"/>
        </w:rPr>
        <w:t>.</w:t>
      </w:r>
    </w:p>
    <w:p w14:paraId="0ED66C2F" w14:textId="49CABC3D" w:rsidR="004E273C" w:rsidRDefault="004E273C" w:rsidP="004E273C">
      <w:pPr>
        <w:numPr>
          <w:ilvl w:val="0"/>
          <w:numId w:val="40"/>
        </w:num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 Área de la compañía</w:t>
      </w:r>
      <w:r w:rsidR="0089640A">
        <w:rPr>
          <w:rFonts w:ascii="Arial" w:hAnsi="Arial" w:cs="Arial"/>
          <w:bCs/>
          <w:sz w:val="24"/>
          <w:szCs w:val="24"/>
        </w:rPr>
        <w:t>.</w:t>
      </w:r>
    </w:p>
    <w:p w14:paraId="0ED66C30" w14:textId="16787685" w:rsidR="004E273C" w:rsidRDefault="004E273C" w:rsidP="004E273C">
      <w:pPr>
        <w:numPr>
          <w:ilvl w:val="0"/>
          <w:numId w:val="40"/>
        </w:num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 Jornada Laboral: días, hora de ingreso y horario de salida</w:t>
      </w:r>
      <w:r w:rsidR="0089640A">
        <w:rPr>
          <w:rFonts w:ascii="Arial" w:hAnsi="Arial" w:cs="Arial"/>
          <w:bCs/>
          <w:sz w:val="24"/>
          <w:szCs w:val="24"/>
        </w:rPr>
        <w:t>.</w:t>
      </w:r>
    </w:p>
    <w:p w14:paraId="0ED66C31" w14:textId="6DA3D4A3" w:rsidR="004E273C" w:rsidRDefault="004E273C" w:rsidP="004E273C">
      <w:pPr>
        <w:numPr>
          <w:ilvl w:val="0"/>
          <w:numId w:val="40"/>
        </w:num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 Sedes de la compañía en las que debe tener acceso</w:t>
      </w:r>
      <w:r w:rsidR="0089640A">
        <w:rPr>
          <w:rFonts w:ascii="Arial" w:hAnsi="Arial" w:cs="Arial"/>
          <w:bCs/>
          <w:sz w:val="24"/>
          <w:szCs w:val="24"/>
        </w:rPr>
        <w:t>.</w:t>
      </w:r>
    </w:p>
    <w:p w14:paraId="0ED66C32"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3"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Cuando el Jefe de Seguridad  recibe esta información, la remite al Subgerente de Soporte  quien a su vez se encargará de solicitar las tarjetas de proximidad ante el almacén de SET.</w:t>
      </w:r>
    </w:p>
    <w:p w14:paraId="0ED66C34"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5"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Una vez el almacén entrega las tarjetas, la Subgerencia de Soporte se encarga de su programación y registra la información de la tarjeta programada en el sistema de monitoreo. Posteriormente hace le  entrega al Jefe de Seguridad mediante un correo electrónico.</w:t>
      </w:r>
    </w:p>
    <w:p w14:paraId="0ED66C36" w14:textId="27633039"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8" w14:textId="77777777" w:rsidR="004E273C" w:rsidRPr="004E273C" w:rsidRDefault="004E273C" w:rsidP="004E273C">
      <w:pPr>
        <w:pStyle w:val="Prrafodelista"/>
        <w:numPr>
          <w:ilvl w:val="2"/>
          <w:numId w:val="45"/>
        </w:numPr>
        <w:tabs>
          <w:tab w:val="left" w:pos="284"/>
          <w:tab w:val="left" w:pos="567"/>
          <w:tab w:val="left" w:pos="992"/>
          <w:tab w:val="left" w:pos="1701"/>
          <w:tab w:val="left" w:pos="3969"/>
        </w:tabs>
        <w:jc w:val="both"/>
        <w:rPr>
          <w:rFonts w:ascii="Arial" w:hAnsi="Arial" w:cs="Arial"/>
          <w:b/>
          <w:bCs/>
          <w:sz w:val="24"/>
          <w:szCs w:val="24"/>
        </w:rPr>
      </w:pPr>
      <w:r w:rsidRPr="004E273C">
        <w:rPr>
          <w:rFonts w:ascii="Arial" w:hAnsi="Arial" w:cs="Arial"/>
          <w:b/>
          <w:bCs/>
          <w:sz w:val="24"/>
          <w:szCs w:val="24"/>
        </w:rPr>
        <w:t>ENTREGA DE LA TARJETA AL TRABA</w:t>
      </w:r>
      <w:r>
        <w:rPr>
          <w:rFonts w:ascii="Arial" w:hAnsi="Arial" w:cs="Arial"/>
          <w:b/>
          <w:bCs/>
          <w:sz w:val="24"/>
          <w:szCs w:val="24"/>
        </w:rPr>
        <w:t xml:space="preserve">JADOR  Y DEVOLUCIÓN EN CASO DE </w:t>
      </w:r>
      <w:r w:rsidRPr="004E273C">
        <w:rPr>
          <w:rFonts w:ascii="Arial" w:hAnsi="Arial" w:cs="Arial"/>
          <w:b/>
          <w:bCs/>
          <w:sz w:val="24"/>
          <w:szCs w:val="24"/>
        </w:rPr>
        <w:t>RETIRO</w:t>
      </w:r>
    </w:p>
    <w:p w14:paraId="0ED66C39"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A"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El Jefe de Seguridad entrega al empleado la tarjeta de proximidad dejando registro en el formato CO-6IT-037F1 Listado entrega tarjetas de proximidad, allí el trabajador firma en señal de aceptación. Una vez se entrega la tarjeta el Jefe de Seguridad explica al trabajador que la tarjeta de proximidad es de uso exclusivo y que en caso de pérdida debe reportar de inmediato a el área administrativa, ello con el fin de bloquear la tarjeta y hacer la respectiva reposición.</w:t>
      </w:r>
    </w:p>
    <w:p w14:paraId="0ED66C3B"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C"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Cada trabajador al que se le asigne una tarjeta de proximidad debe entregarla en el momento en que se retire de la compañía, por tanto el Jefe de Seguridad  firmara el paz y salvo de retiro una vez la reciba, en caso de que el trabajador no realice la devolución de la tarjeta deberá asumir el costo de la misma que corresponde a $15.000. </w:t>
      </w:r>
    </w:p>
    <w:p w14:paraId="0ED66C3D"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3E" w14:textId="77777777" w:rsidR="004E273C" w:rsidRPr="004E273C" w:rsidRDefault="004E273C" w:rsidP="004E273C">
      <w:pPr>
        <w:pStyle w:val="Prrafodelista"/>
        <w:numPr>
          <w:ilvl w:val="2"/>
          <w:numId w:val="45"/>
        </w:numPr>
        <w:tabs>
          <w:tab w:val="left" w:pos="284"/>
          <w:tab w:val="left" w:pos="567"/>
          <w:tab w:val="left" w:pos="992"/>
          <w:tab w:val="left" w:pos="1701"/>
          <w:tab w:val="left" w:pos="3969"/>
        </w:tabs>
        <w:jc w:val="both"/>
        <w:rPr>
          <w:rFonts w:ascii="Arial" w:hAnsi="Arial" w:cs="Arial"/>
          <w:b/>
          <w:bCs/>
          <w:sz w:val="24"/>
          <w:szCs w:val="24"/>
        </w:rPr>
      </w:pPr>
      <w:r w:rsidRPr="004E273C">
        <w:rPr>
          <w:rFonts w:ascii="Arial" w:hAnsi="Arial" w:cs="Arial"/>
          <w:b/>
          <w:bCs/>
          <w:sz w:val="24"/>
          <w:szCs w:val="24"/>
        </w:rPr>
        <w:t>MANEJO DE LAS TARJETAS DEVUELTAS POR RETIROS</w:t>
      </w:r>
    </w:p>
    <w:p w14:paraId="0ED66C3F"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0"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El Jefe de Seguridad  notifica mediante correo electrónico a la Subgerencia de Soporte  los datos del personal que se retiró con el fin de formatear las tarjetas que estaban asignadas a dicho personal y almacena las tarjetas de manera que cuando los directores de área o jefes directos  soliciten asignar una tarjeta a otro trabajador, el Jefe de Seguridad  solo deberá enviar un correo a la Subgerencia de Soporte  con los datos para que se realice la nueva programación de la tarjeta.   </w:t>
      </w:r>
    </w:p>
    <w:p w14:paraId="0ED66C41"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2" w14:textId="77777777" w:rsidR="004E273C" w:rsidRPr="004E273C" w:rsidRDefault="004E273C" w:rsidP="004E273C">
      <w:pPr>
        <w:pStyle w:val="Prrafodelista"/>
        <w:numPr>
          <w:ilvl w:val="2"/>
          <w:numId w:val="45"/>
        </w:numPr>
        <w:jc w:val="both"/>
        <w:rPr>
          <w:rFonts w:ascii="Arial" w:hAnsi="Arial" w:cs="Arial"/>
          <w:b/>
          <w:bCs/>
          <w:sz w:val="24"/>
          <w:szCs w:val="24"/>
        </w:rPr>
      </w:pPr>
      <w:r w:rsidRPr="004E273C">
        <w:rPr>
          <w:rFonts w:ascii="Arial" w:hAnsi="Arial" w:cs="Arial"/>
          <w:b/>
          <w:bCs/>
          <w:sz w:val="24"/>
          <w:szCs w:val="24"/>
        </w:rPr>
        <w:t>ACCIONES CORRECTIVAS Y PENALIZACION:</w:t>
      </w:r>
    </w:p>
    <w:p w14:paraId="0ED66C43" w14:textId="77777777" w:rsidR="004E273C" w:rsidRDefault="004E273C" w:rsidP="004E273C">
      <w:pPr>
        <w:jc w:val="both"/>
        <w:rPr>
          <w:rFonts w:ascii="Arial" w:hAnsi="Arial" w:cs="Arial"/>
          <w:b/>
          <w:bCs/>
          <w:sz w:val="24"/>
          <w:szCs w:val="24"/>
        </w:rPr>
      </w:pPr>
    </w:p>
    <w:p w14:paraId="0ED66C44" w14:textId="77777777" w:rsidR="004E273C" w:rsidRPr="004E273C" w:rsidRDefault="004E273C" w:rsidP="004E273C">
      <w:pPr>
        <w:pStyle w:val="Prrafodelista"/>
        <w:numPr>
          <w:ilvl w:val="0"/>
          <w:numId w:val="46"/>
        </w:numPr>
        <w:jc w:val="both"/>
        <w:rPr>
          <w:rFonts w:ascii="Arial" w:hAnsi="Arial" w:cs="Arial"/>
          <w:bCs/>
          <w:sz w:val="24"/>
          <w:szCs w:val="24"/>
        </w:rPr>
      </w:pPr>
      <w:r w:rsidRPr="004E273C">
        <w:rPr>
          <w:rFonts w:ascii="Arial" w:hAnsi="Arial" w:cs="Arial"/>
          <w:bCs/>
          <w:sz w:val="24"/>
          <w:szCs w:val="24"/>
        </w:rPr>
        <w:t xml:space="preserve">NO PORTAR LA TARJETA: </w:t>
      </w:r>
    </w:p>
    <w:p w14:paraId="0ED66C45"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6"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Los funcionarios que tengan tarjeta de proximidad asignada y no la porten al momento de su ingreso a las instalaciones de la compañía no podrán ingresar, para que se autorice su ingreso deberán solicitar en recepción una ficha de visitante, la cual deberá ser portada en un lugar visible durante su permanencia en las instalaciones.</w:t>
      </w:r>
    </w:p>
    <w:p w14:paraId="0ED66C47"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8"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La recepcionista enviará un correo electrónico al Jefe de Seguridad informando los datos del funcionario que no porta la tarjeta de proximidad.</w:t>
      </w:r>
    </w:p>
    <w:p w14:paraId="0ED66C49"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A" w14:textId="77777777" w:rsidR="004E273C" w:rsidRPr="004E273C" w:rsidRDefault="004E273C" w:rsidP="004E273C">
      <w:pPr>
        <w:pStyle w:val="Prrafodelista"/>
        <w:numPr>
          <w:ilvl w:val="0"/>
          <w:numId w:val="46"/>
        </w:numPr>
        <w:jc w:val="both"/>
        <w:rPr>
          <w:rFonts w:ascii="Arial" w:hAnsi="Arial" w:cs="Arial"/>
          <w:bCs/>
          <w:sz w:val="24"/>
          <w:szCs w:val="24"/>
        </w:rPr>
      </w:pPr>
      <w:r w:rsidRPr="004E273C">
        <w:rPr>
          <w:rFonts w:ascii="Arial" w:hAnsi="Arial" w:cs="Arial"/>
          <w:bCs/>
          <w:sz w:val="24"/>
          <w:szCs w:val="24"/>
        </w:rPr>
        <w:t>PENALIZACION APLICABLE:</w:t>
      </w:r>
    </w:p>
    <w:p w14:paraId="0ED66C4B"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p>
    <w:p w14:paraId="0ED66C4C" w14:textId="77777777" w:rsidR="004E273C" w:rsidRDefault="004E273C" w:rsidP="004E273C">
      <w:pPr>
        <w:tabs>
          <w:tab w:val="left" w:pos="284"/>
          <w:tab w:val="left" w:pos="567"/>
          <w:tab w:val="left" w:pos="992"/>
          <w:tab w:val="left" w:pos="1701"/>
          <w:tab w:val="left" w:pos="3969"/>
        </w:tabs>
        <w:jc w:val="both"/>
        <w:rPr>
          <w:rFonts w:ascii="Arial" w:hAnsi="Arial" w:cs="Arial"/>
          <w:bCs/>
          <w:sz w:val="24"/>
          <w:szCs w:val="24"/>
        </w:rPr>
      </w:pPr>
      <w:r>
        <w:rPr>
          <w:rFonts w:ascii="Arial" w:hAnsi="Arial" w:cs="Arial"/>
          <w:bCs/>
          <w:sz w:val="24"/>
          <w:szCs w:val="24"/>
        </w:rPr>
        <w:t xml:space="preserve">Adicional al procedimiento descrito en el punto anterior, el Jefe de Seguridad a partir del correo de la recepcionista en donde se indican los datos del funcionario </w:t>
      </w:r>
      <w:r>
        <w:rPr>
          <w:rFonts w:ascii="Arial" w:hAnsi="Arial" w:cs="Arial"/>
          <w:bCs/>
          <w:sz w:val="24"/>
          <w:szCs w:val="24"/>
        </w:rPr>
        <w:lastRenderedPageBreak/>
        <w:t>que no porta su tarjeta de proximidad, procederá a solicitar a la Subgerencia de Soporte la desactivación de la tarjeta asignada al funcionario. La reactivación de la misma solamente se hará por solicitud vía correo electrónico del Jefe inmediato del funcionario, quien a su vez hará la retroalimentación sobre el adecuado uso de las tarjetas de proximidad.</w:t>
      </w:r>
    </w:p>
    <w:p w14:paraId="0ED66C4D" w14:textId="77777777" w:rsidR="004E273C" w:rsidRPr="004E273C" w:rsidRDefault="004E273C" w:rsidP="004E273C">
      <w:pPr>
        <w:pStyle w:val="Textoindependiente2"/>
        <w:jc w:val="both"/>
        <w:rPr>
          <w:rFonts w:ascii="Arial" w:hAnsi="Arial" w:cs="Arial"/>
          <w:b w:val="0"/>
          <w:sz w:val="24"/>
          <w:szCs w:val="24"/>
          <w:lang w:val="es-ES"/>
        </w:rPr>
      </w:pPr>
    </w:p>
    <w:p w14:paraId="0ED66C4E" w14:textId="77777777" w:rsidR="002E5FD8" w:rsidRPr="002E5FD8" w:rsidRDefault="002E5FD8" w:rsidP="002E5FD8">
      <w:pPr>
        <w:pStyle w:val="Textoindependiente2"/>
        <w:jc w:val="both"/>
        <w:rPr>
          <w:rFonts w:ascii="Arial" w:hAnsi="Arial" w:cs="Arial"/>
          <w:b w:val="0"/>
          <w:sz w:val="24"/>
          <w:szCs w:val="24"/>
        </w:rPr>
      </w:pPr>
    </w:p>
    <w:p w14:paraId="0ED66C4F" w14:textId="77777777" w:rsidR="00200012" w:rsidRPr="00AF0921" w:rsidRDefault="00FC1069" w:rsidP="00200012">
      <w:pPr>
        <w:rPr>
          <w:rFonts w:ascii="Arial" w:hAnsi="Arial" w:cs="Arial"/>
          <w:b/>
          <w:sz w:val="24"/>
          <w:szCs w:val="24"/>
        </w:rPr>
      </w:pPr>
      <w:r>
        <w:rPr>
          <w:rFonts w:ascii="Arial" w:hAnsi="Arial" w:cs="Arial"/>
          <w:b/>
          <w:sz w:val="24"/>
          <w:szCs w:val="24"/>
        </w:rPr>
        <w:t>8</w:t>
      </w:r>
      <w:r w:rsidR="00200012" w:rsidRPr="00AF0921">
        <w:rPr>
          <w:rFonts w:ascii="Arial" w:hAnsi="Arial" w:cs="Arial"/>
          <w:b/>
          <w:sz w:val="24"/>
          <w:szCs w:val="24"/>
        </w:rPr>
        <w:t>. CAMBIOS REALIZADOS AL DOCUMENTO</w:t>
      </w:r>
    </w:p>
    <w:p w14:paraId="0ED66C50" w14:textId="77777777" w:rsidR="00200012" w:rsidRPr="00513DEC" w:rsidRDefault="00200012" w:rsidP="00200012">
      <w:pPr>
        <w:rPr>
          <w:rFonts w:ascii="Arial" w:hAnsi="Arial"/>
          <w:b/>
          <w:i/>
          <w:sz w:val="22"/>
        </w:rPr>
      </w:pPr>
    </w:p>
    <w:tbl>
      <w:tblPr>
        <w:tblpPr w:leftFromText="141" w:rightFromText="141" w:vertAnchor="text" w:horzAnchor="margin" w:tblpY="24"/>
        <w:tblW w:w="91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00" w:firstRow="0" w:lastRow="0" w:firstColumn="0" w:lastColumn="0" w:noHBand="0" w:noVBand="0"/>
      </w:tblPr>
      <w:tblGrid>
        <w:gridCol w:w="881"/>
        <w:gridCol w:w="567"/>
        <w:gridCol w:w="567"/>
        <w:gridCol w:w="567"/>
        <w:gridCol w:w="3827"/>
        <w:gridCol w:w="1357"/>
        <w:gridCol w:w="1417"/>
      </w:tblGrid>
      <w:tr w:rsidR="00200012" w:rsidRPr="008A2C67" w14:paraId="0ED66C56" w14:textId="77777777">
        <w:trPr>
          <w:cantSplit/>
          <w:trHeight w:val="264"/>
        </w:trPr>
        <w:tc>
          <w:tcPr>
            <w:tcW w:w="881" w:type="dxa"/>
            <w:vMerge w:val="restart"/>
            <w:vAlign w:val="center"/>
          </w:tcPr>
          <w:p w14:paraId="0ED66C51"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VERSIÓN</w:t>
            </w:r>
          </w:p>
        </w:tc>
        <w:tc>
          <w:tcPr>
            <w:tcW w:w="1701" w:type="dxa"/>
            <w:gridSpan w:val="3"/>
          </w:tcPr>
          <w:p w14:paraId="0ED66C52"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 xml:space="preserve">FECHA </w:t>
            </w:r>
          </w:p>
        </w:tc>
        <w:tc>
          <w:tcPr>
            <w:tcW w:w="3827" w:type="dxa"/>
            <w:vMerge w:val="restart"/>
            <w:vAlign w:val="center"/>
          </w:tcPr>
          <w:p w14:paraId="0ED66C53"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NATURALEZA DEL CAMBIO</w:t>
            </w:r>
          </w:p>
        </w:tc>
        <w:tc>
          <w:tcPr>
            <w:tcW w:w="1357" w:type="dxa"/>
            <w:vMerge w:val="restart"/>
            <w:vAlign w:val="center"/>
          </w:tcPr>
          <w:p w14:paraId="0ED66C54"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REVISÓ</w:t>
            </w:r>
          </w:p>
        </w:tc>
        <w:tc>
          <w:tcPr>
            <w:tcW w:w="1417" w:type="dxa"/>
            <w:vMerge w:val="restart"/>
            <w:vAlign w:val="center"/>
          </w:tcPr>
          <w:p w14:paraId="0ED66C55"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APROBÓ</w:t>
            </w:r>
          </w:p>
        </w:tc>
      </w:tr>
      <w:tr w:rsidR="00200012" w:rsidRPr="008A2C67" w14:paraId="0ED66C5E" w14:textId="77777777">
        <w:trPr>
          <w:cantSplit/>
          <w:trHeight w:val="264"/>
        </w:trPr>
        <w:tc>
          <w:tcPr>
            <w:tcW w:w="881" w:type="dxa"/>
            <w:vMerge/>
            <w:vAlign w:val="center"/>
          </w:tcPr>
          <w:p w14:paraId="0ED66C57" w14:textId="77777777" w:rsidR="00200012" w:rsidRPr="008A2C67" w:rsidRDefault="00200012" w:rsidP="00682345">
            <w:pPr>
              <w:jc w:val="center"/>
              <w:rPr>
                <w:rFonts w:ascii="Arial Narrow" w:hAnsi="Arial Narrow"/>
                <w:sz w:val="18"/>
                <w:szCs w:val="18"/>
              </w:rPr>
            </w:pPr>
          </w:p>
        </w:tc>
        <w:tc>
          <w:tcPr>
            <w:tcW w:w="567" w:type="dxa"/>
          </w:tcPr>
          <w:p w14:paraId="0ED66C58"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AA</w:t>
            </w:r>
          </w:p>
        </w:tc>
        <w:tc>
          <w:tcPr>
            <w:tcW w:w="567" w:type="dxa"/>
          </w:tcPr>
          <w:p w14:paraId="0ED66C59"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MM</w:t>
            </w:r>
          </w:p>
        </w:tc>
        <w:tc>
          <w:tcPr>
            <w:tcW w:w="567" w:type="dxa"/>
          </w:tcPr>
          <w:p w14:paraId="0ED66C5A" w14:textId="77777777" w:rsidR="00200012" w:rsidRPr="008A2C67" w:rsidRDefault="00200012" w:rsidP="00682345">
            <w:pPr>
              <w:jc w:val="center"/>
              <w:rPr>
                <w:rFonts w:ascii="Arial Narrow" w:hAnsi="Arial Narrow"/>
                <w:sz w:val="18"/>
                <w:szCs w:val="18"/>
              </w:rPr>
            </w:pPr>
            <w:r w:rsidRPr="008A2C67">
              <w:rPr>
                <w:rFonts w:ascii="Arial Narrow" w:hAnsi="Arial Narrow"/>
                <w:sz w:val="18"/>
                <w:szCs w:val="18"/>
              </w:rPr>
              <w:t>DD</w:t>
            </w:r>
          </w:p>
        </w:tc>
        <w:tc>
          <w:tcPr>
            <w:tcW w:w="3827" w:type="dxa"/>
            <w:vMerge/>
          </w:tcPr>
          <w:p w14:paraId="0ED66C5B" w14:textId="77777777" w:rsidR="00200012" w:rsidRPr="008A2C67" w:rsidRDefault="00200012" w:rsidP="00682345">
            <w:pPr>
              <w:jc w:val="center"/>
              <w:rPr>
                <w:rFonts w:ascii="Arial Narrow" w:hAnsi="Arial Narrow"/>
                <w:sz w:val="18"/>
                <w:szCs w:val="18"/>
              </w:rPr>
            </w:pPr>
          </w:p>
        </w:tc>
        <w:tc>
          <w:tcPr>
            <w:tcW w:w="1357" w:type="dxa"/>
            <w:vMerge/>
          </w:tcPr>
          <w:p w14:paraId="0ED66C5C" w14:textId="77777777" w:rsidR="00200012" w:rsidRPr="008A2C67" w:rsidRDefault="00200012" w:rsidP="00682345">
            <w:pPr>
              <w:rPr>
                <w:rFonts w:ascii="Arial Narrow" w:hAnsi="Arial Narrow"/>
                <w:sz w:val="18"/>
                <w:szCs w:val="18"/>
              </w:rPr>
            </w:pPr>
          </w:p>
        </w:tc>
        <w:tc>
          <w:tcPr>
            <w:tcW w:w="1417" w:type="dxa"/>
            <w:vMerge/>
          </w:tcPr>
          <w:p w14:paraId="0ED66C5D" w14:textId="77777777" w:rsidR="00200012" w:rsidRPr="008A2C67" w:rsidRDefault="00200012" w:rsidP="00682345">
            <w:pPr>
              <w:jc w:val="center"/>
              <w:rPr>
                <w:rFonts w:ascii="Arial Narrow" w:hAnsi="Arial Narrow"/>
                <w:sz w:val="18"/>
                <w:szCs w:val="18"/>
              </w:rPr>
            </w:pPr>
          </w:p>
        </w:tc>
      </w:tr>
      <w:tr w:rsidR="00200012" w:rsidRPr="008A2C67" w14:paraId="0ED66C66" w14:textId="77777777">
        <w:trPr>
          <w:trHeight w:val="703"/>
        </w:trPr>
        <w:tc>
          <w:tcPr>
            <w:tcW w:w="881" w:type="dxa"/>
            <w:vAlign w:val="center"/>
          </w:tcPr>
          <w:p w14:paraId="0ED66C5F" w14:textId="77777777" w:rsidR="00200012" w:rsidRPr="008A2C67" w:rsidRDefault="009B2BEE" w:rsidP="00682345">
            <w:pPr>
              <w:spacing w:before="40"/>
              <w:rPr>
                <w:rFonts w:ascii="Arial" w:hAnsi="Arial"/>
                <w:sz w:val="18"/>
                <w:szCs w:val="18"/>
              </w:rPr>
            </w:pPr>
            <w:r>
              <w:rPr>
                <w:rFonts w:ascii="Arial" w:hAnsi="Arial"/>
                <w:sz w:val="18"/>
                <w:szCs w:val="18"/>
              </w:rPr>
              <w:t>1</w:t>
            </w:r>
          </w:p>
        </w:tc>
        <w:tc>
          <w:tcPr>
            <w:tcW w:w="567" w:type="dxa"/>
            <w:vAlign w:val="center"/>
          </w:tcPr>
          <w:p w14:paraId="0ED66C60" w14:textId="77777777" w:rsidR="00200012" w:rsidRPr="008A2C67" w:rsidRDefault="00A64F2B" w:rsidP="00682345">
            <w:pPr>
              <w:spacing w:before="40"/>
              <w:jc w:val="center"/>
              <w:rPr>
                <w:rFonts w:ascii="Arial" w:hAnsi="Arial"/>
                <w:sz w:val="18"/>
                <w:szCs w:val="18"/>
              </w:rPr>
            </w:pPr>
            <w:r>
              <w:rPr>
                <w:rFonts w:ascii="Arial" w:hAnsi="Arial"/>
                <w:sz w:val="18"/>
                <w:szCs w:val="18"/>
              </w:rPr>
              <w:t>08</w:t>
            </w:r>
          </w:p>
        </w:tc>
        <w:tc>
          <w:tcPr>
            <w:tcW w:w="567" w:type="dxa"/>
            <w:vAlign w:val="center"/>
          </w:tcPr>
          <w:p w14:paraId="0ED66C61" w14:textId="77777777" w:rsidR="00200012" w:rsidRPr="008A2C67" w:rsidRDefault="00200012" w:rsidP="00682345">
            <w:pPr>
              <w:spacing w:before="40"/>
              <w:jc w:val="center"/>
              <w:rPr>
                <w:rFonts w:ascii="Arial" w:hAnsi="Arial"/>
                <w:sz w:val="18"/>
                <w:szCs w:val="18"/>
              </w:rPr>
            </w:pPr>
            <w:r>
              <w:rPr>
                <w:rFonts w:ascii="Arial" w:hAnsi="Arial"/>
                <w:sz w:val="18"/>
                <w:szCs w:val="18"/>
              </w:rPr>
              <w:t>05</w:t>
            </w:r>
          </w:p>
        </w:tc>
        <w:tc>
          <w:tcPr>
            <w:tcW w:w="567" w:type="dxa"/>
            <w:vAlign w:val="center"/>
          </w:tcPr>
          <w:p w14:paraId="0ED66C62" w14:textId="77777777" w:rsidR="00200012" w:rsidRPr="008A2C67" w:rsidRDefault="00A64F2B" w:rsidP="00682345">
            <w:pPr>
              <w:spacing w:before="40"/>
              <w:jc w:val="center"/>
              <w:rPr>
                <w:rFonts w:ascii="Arial" w:hAnsi="Arial"/>
                <w:sz w:val="18"/>
                <w:szCs w:val="18"/>
              </w:rPr>
            </w:pPr>
            <w:r>
              <w:rPr>
                <w:rFonts w:ascii="Arial" w:hAnsi="Arial"/>
                <w:sz w:val="18"/>
                <w:szCs w:val="18"/>
              </w:rPr>
              <w:t>12</w:t>
            </w:r>
          </w:p>
        </w:tc>
        <w:tc>
          <w:tcPr>
            <w:tcW w:w="3827" w:type="dxa"/>
          </w:tcPr>
          <w:p w14:paraId="0ED66C63" w14:textId="77777777" w:rsidR="00200012" w:rsidRPr="008A2C67" w:rsidRDefault="00200012" w:rsidP="00682345">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w:t>
            </w:r>
            <w:r w:rsidR="00A64F2B">
              <w:rPr>
                <w:rFonts w:ascii="Arial" w:hAnsi="Arial"/>
                <w:sz w:val="18"/>
                <w:szCs w:val="18"/>
              </w:rPr>
              <w:t xml:space="preserve"> ajusta la estructura del reglamento y se </w:t>
            </w:r>
            <w:r>
              <w:rPr>
                <w:rFonts w:ascii="Arial" w:hAnsi="Arial"/>
                <w:sz w:val="18"/>
                <w:szCs w:val="18"/>
              </w:rPr>
              <w:t xml:space="preserve"> actualizan los cargos que intervienen en </w:t>
            </w:r>
            <w:r w:rsidR="00A64F2B">
              <w:rPr>
                <w:rFonts w:ascii="Arial" w:hAnsi="Arial"/>
                <w:sz w:val="18"/>
                <w:szCs w:val="18"/>
              </w:rPr>
              <w:t xml:space="preserve">él. Se fusionan el reglamento interno de seguridad con el de atención de alarmas. Se incluye la ficha emitida por </w:t>
            </w:r>
            <w:smartTag w:uri="urn:schemas-microsoft-com:office:smarttags" w:element="PersonName">
              <w:smartTagPr>
                <w:attr w:name="ProductID" w:val="la Subdirecci￳n Administrativa"/>
              </w:smartTagPr>
              <w:smartTag w:uri="urn:schemas-microsoft-com:office:smarttags" w:element="PersonName">
                <w:smartTagPr>
                  <w:attr w:name="ProductID" w:val="la Subdirecci￳n"/>
                </w:smartTagPr>
                <w:r w:rsidR="00A64F2B">
                  <w:rPr>
                    <w:rFonts w:ascii="Arial" w:hAnsi="Arial"/>
                    <w:sz w:val="18"/>
                    <w:szCs w:val="18"/>
                  </w:rPr>
                  <w:t>la Subdirección</w:t>
                </w:r>
              </w:smartTag>
              <w:r w:rsidR="00A64F2B">
                <w:rPr>
                  <w:rFonts w:ascii="Arial" w:hAnsi="Arial"/>
                  <w:sz w:val="18"/>
                  <w:szCs w:val="18"/>
                </w:rPr>
                <w:t xml:space="preserve"> Administrativa</w:t>
              </w:r>
            </w:smartTag>
            <w:r w:rsidR="00A64F2B">
              <w:rPr>
                <w:rFonts w:ascii="Arial" w:hAnsi="Arial"/>
                <w:sz w:val="18"/>
                <w:szCs w:val="18"/>
              </w:rPr>
              <w:t xml:space="preserve"> para el retiro de los portátiles de la compañía</w:t>
            </w:r>
            <w:r w:rsidR="004543D1">
              <w:rPr>
                <w:rFonts w:ascii="Arial" w:hAnsi="Arial"/>
                <w:sz w:val="18"/>
                <w:szCs w:val="18"/>
              </w:rPr>
              <w:t xml:space="preserve"> y el formato planilla ingreso de personal en horas no laborables</w:t>
            </w:r>
            <w:r w:rsidR="00A64F2B">
              <w:rPr>
                <w:rFonts w:ascii="Arial" w:hAnsi="Arial"/>
                <w:sz w:val="18"/>
                <w:szCs w:val="18"/>
              </w:rPr>
              <w:t xml:space="preserve">. </w:t>
            </w:r>
          </w:p>
        </w:tc>
        <w:tc>
          <w:tcPr>
            <w:tcW w:w="1357" w:type="dxa"/>
            <w:vAlign w:val="center"/>
          </w:tcPr>
          <w:p w14:paraId="0ED66C64" w14:textId="77777777" w:rsidR="00200012" w:rsidRPr="008A2C67" w:rsidRDefault="00A64F2B" w:rsidP="00682345">
            <w:pPr>
              <w:spacing w:before="40"/>
              <w:jc w:val="center"/>
              <w:rPr>
                <w:rFonts w:ascii="Arial" w:hAnsi="Arial"/>
                <w:sz w:val="18"/>
                <w:szCs w:val="18"/>
              </w:rPr>
            </w:pPr>
            <w:r>
              <w:rPr>
                <w:rFonts w:ascii="Arial" w:hAnsi="Arial"/>
                <w:sz w:val="18"/>
                <w:szCs w:val="18"/>
              </w:rPr>
              <w:t xml:space="preserve">Jhon Romero – Coordinador de Proyectos / </w:t>
            </w:r>
            <w:r w:rsidRPr="00A64F2B">
              <w:rPr>
                <w:rFonts w:ascii="Arial" w:hAnsi="Arial" w:cs="Arial"/>
                <w:sz w:val="18"/>
                <w:szCs w:val="18"/>
              </w:rPr>
              <w:t xml:space="preserve"> Oficial de Cumplimiento de Seguridad</w:t>
            </w:r>
          </w:p>
        </w:tc>
        <w:tc>
          <w:tcPr>
            <w:tcW w:w="1417" w:type="dxa"/>
            <w:vAlign w:val="center"/>
          </w:tcPr>
          <w:p w14:paraId="0ED66C65" w14:textId="77777777" w:rsidR="00200012" w:rsidRPr="008A2C67" w:rsidRDefault="00A64F2B" w:rsidP="00682345">
            <w:pPr>
              <w:spacing w:before="40"/>
              <w:jc w:val="center"/>
              <w:rPr>
                <w:rFonts w:ascii="Arial" w:hAnsi="Arial"/>
                <w:sz w:val="18"/>
                <w:szCs w:val="18"/>
              </w:rPr>
            </w:pPr>
            <w:r>
              <w:rPr>
                <w:rFonts w:ascii="Arial" w:hAnsi="Arial"/>
                <w:sz w:val="18"/>
                <w:szCs w:val="18"/>
              </w:rPr>
              <w:t>Juan Manuel Vega – Gerente de Operaciones</w:t>
            </w:r>
          </w:p>
        </w:tc>
      </w:tr>
      <w:tr w:rsidR="009B2BEE" w:rsidRPr="008A2C67" w14:paraId="0ED66C6E" w14:textId="77777777">
        <w:trPr>
          <w:trHeight w:val="703"/>
        </w:trPr>
        <w:tc>
          <w:tcPr>
            <w:tcW w:w="881" w:type="dxa"/>
            <w:vAlign w:val="center"/>
          </w:tcPr>
          <w:p w14:paraId="0ED66C67" w14:textId="77777777" w:rsidR="009B2BEE" w:rsidRDefault="009B2BEE" w:rsidP="009B2BEE">
            <w:pPr>
              <w:spacing w:before="40"/>
              <w:rPr>
                <w:rFonts w:ascii="Arial" w:hAnsi="Arial"/>
                <w:sz w:val="18"/>
                <w:szCs w:val="18"/>
              </w:rPr>
            </w:pPr>
            <w:r>
              <w:rPr>
                <w:rFonts w:ascii="Arial" w:hAnsi="Arial"/>
                <w:sz w:val="18"/>
                <w:szCs w:val="18"/>
              </w:rPr>
              <w:t>2</w:t>
            </w:r>
          </w:p>
        </w:tc>
        <w:tc>
          <w:tcPr>
            <w:tcW w:w="567" w:type="dxa"/>
            <w:vAlign w:val="center"/>
          </w:tcPr>
          <w:p w14:paraId="0ED66C68" w14:textId="77777777" w:rsidR="009B2BEE" w:rsidRDefault="009B2BEE" w:rsidP="009B2BEE">
            <w:pPr>
              <w:spacing w:before="40"/>
              <w:jc w:val="center"/>
              <w:rPr>
                <w:rFonts w:ascii="Arial" w:hAnsi="Arial"/>
                <w:sz w:val="18"/>
                <w:szCs w:val="18"/>
              </w:rPr>
            </w:pPr>
            <w:r>
              <w:rPr>
                <w:rFonts w:ascii="Arial" w:hAnsi="Arial"/>
                <w:sz w:val="18"/>
                <w:szCs w:val="18"/>
              </w:rPr>
              <w:t>08</w:t>
            </w:r>
          </w:p>
        </w:tc>
        <w:tc>
          <w:tcPr>
            <w:tcW w:w="567" w:type="dxa"/>
            <w:vAlign w:val="center"/>
          </w:tcPr>
          <w:p w14:paraId="0ED66C69" w14:textId="77777777" w:rsidR="009B2BEE" w:rsidRDefault="009B2BEE" w:rsidP="009B2BEE">
            <w:pPr>
              <w:spacing w:before="40"/>
              <w:jc w:val="center"/>
              <w:rPr>
                <w:rFonts w:ascii="Arial" w:hAnsi="Arial"/>
                <w:sz w:val="18"/>
                <w:szCs w:val="18"/>
              </w:rPr>
            </w:pPr>
            <w:r>
              <w:rPr>
                <w:rFonts w:ascii="Arial" w:hAnsi="Arial"/>
                <w:sz w:val="18"/>
                <w:szCs w:val="18"/>
              </w:rPr>
              <w:t>07</w:t>
            </w:r>
          </w:p>
        </w:tc>
        <w:tc>
          <w:tcPr>
            <w:tcW w:w="567" w:type="dxa"/>
            <w:vAlign w:val="center"/>
          </w:tcPr>
          <w:p w14:paraId="0ED66C6A" w14:textId="77777777" w:rsidR="009B2BEE" w:rsidRDefault="009B2BEE" w:rsidP="009B2BEE">
            <w:pPr>
              <w:spacing w:before="40"/>
              <w:jc w:val="center"/>
              <w:rPr>
                <w:rFonts w:ascii="Arial" w:hAnsi="Arial"/>
                <w:sz w:val="18"/>
                <w:szCs w:val="18"/>
              </w:rPr>
            </w:pPr>
            <w:r>
              <w:rPr>
                <w:rFonts w:ascii="Arial" w:hAnsi="Arial"/>
                <w:sz w:val="18"/>
                <w:szCs w:val="18"/>
              </w:rPr>
              <w:t>22</w:t>
            </w:r>
          </w:p>
        </w:tc>
        <w:tc>
          <w:tcPr>
            <w:tcW w:w="3827" w:type="dxa"/>
          </w:tcPr>
          <w:p w14:paraId="0ED66C6B" w14:textId="77777777" w:rsidR="009B2BEE" w:rsidRDefault="009B2BEE" w:rsidP="009B2BEE">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revisó y complementó la información referente al protocolo de la atención de alarmas en caso de enviarse una señal de pánico desde la recepción de las instalaciones.</w:t>
            </w:r>
          </w:p>
        </w:tc>
        <w:tc>
          <w:tcPr>
            <w:tcW w:w="1357" w:type="dxa"/>
            <w:vAlign w:val="center"/>
          </w:tcPr>
          <w:p w14:paraId="0ED66C6C" w14:textId="77777777" w:rsidR="009B2BEE" w:rsidRDefault="009B2BEE" w:rsidP="009B2BEE">
            <w:pPr>
              <w:spacing w:before="40"/>
              <w:jc w:val="center"/>
              <w:rPr>
                <w:rFonts w:ascii="Arial" w:hAnsi="Arial"/>
                <w:sz w:val="18"/>
                <w:szCs w:val="18"/>
              </w:rPr>
            </w:pPr>
            <w:smartTag w:uri="urn:schemas-microsoft-com:office:smarttags" w:element="PersonName">
              <w:r>
                <w:rPr>
                  <w:rFonts w:ascii="Arial" w:hAnsi="Arial"/>
                  <w:sz w:val="18"/>
                  <w:szCs w:val="18"/>
                </w:rPr>
                <w:t>Jhon Romero</w:t>
              </w:r>
            </w:smartTag>
            <w:r>
              <w:rPr>
                <w:rFonts w:ascii="Arial" w:hAnsi="Arial"/>
                <w:sz w:val="18"/>
                <w:szCs w:val="18"/>
              </w:rPr>
              <w:t xml:space="preserve"> – Coordinador de Proyectos / </w:t>
            </w:r>
            <w:r w:rsidRPr="00A64F2B">
              <w:rPr>
                <w:rFonts w:ascii="Arial" w:hAnsi="Arial" w:cs="Arial"/>
                <w:sz w:val="18"/>
                <w:szCs w:val="18"/>
              </w:rPr>
              <w:t xml:space="preserve"> Oficial de Cumplimiento de Seguridad</w:t>
            </w:r>
          </w:p>
        </w:tc>
        <w:tc>
          <w:tcPr>
            <w:tcW w:w="1417" w:type="dxa"/>
            <w:vAlign w:val="center"/>
          </w:tcPr>
          <w:p w14:paraId="0ED66C6D" w14:textId="77777777" w:rsidR="009B2BEE" w:rsidRDefault="009B2BEE" w:rsidP="009B2BEE">
            <w:pPr>
              <w:spacing w:before="40"/>
              <w:jc w:val="center"/>
              <w:rPr>
                <w:rFonts w:ascii="Arial" w:hAnsi="Arial"/>
                <w:sz w:val="18"/>
                <w:szCs w:val="18"/>
              </w:rPr>
            </w:pPr>
            <w:r>
              <w:rPr>
                <w:rFonts w:ascii="Arial" w:hAnsi="Arial"/>
                <w:sz w:val="18"/>
                <w:szCs w:val="18"/>
              </w:rPr>
              <w:t>Juan Manuel Vega – Gerente de Operaciones</w:t>
            </w:r>
          </w:p>
        </w:tc>
      </w:tr>
      <w:tr w:rsidR="00876839" w:rsidRPr="008A2C67" w14:paraId="0ED66C76" w14:textId="77777777">
        <w:trPr>
          <w:trHeight w:val="703"/>
        </w:trPr>
        <w:tc>
          <w:tcPr>
            <w:tcW w:w="881" w:type="dxa"/>
            <w:vAlign w:val="center"/>
          </w:tcPr>
          <w:p w14:paraId="0ED66C6F" w14:textId="77777777" w:rsidR="00876839" w:rsidRDefault="00876839" w:rsidP="00876839">
            <w:pPr>
              <w:spacing w:before="40"/>
              <w:rPr>
                <w:rFonts w:ascii="Arial" w:hAnsi="Arial"/>
                <w:sz w:val="18"/>
                <w:szCs w:val="18"/>
              </w:rPr>
            </w:pPr>
            <w:r>
              <w:rPr>
                <w:rFonts w:ascii="Arial" w:hAnsi="Arial"/>
                <w:sz w:val="18"/>
                <w:szCs w:val="18"/>
              </w:rPr>
              <w:t>3</w:t>
            </w:r>
          </w:p>
        </w:tc>
        <w:tc>
          <w:tcPr>
            <w:tcW w:w="567" w:type="dxa"/>
            <w:vAlign w:val="center"/>
          </w:tcPr>
          <w:p w14:paraId="0ED66C70" w14:textId="77777777" w:rsidR="00876839" w:rsidRDefault="00876839" w:rsidP="00876839">
            <w:pPr>
              <w:spacing w:before="40"/>
              <w:jc w:val="center"/>
              <w:rPr>
                <w:rFonts w:ascii="Arial" w:hAnsi="Arial"/>
                <w:sz w:val="18"/>
                <w:szCs w:val="18"/>
              </w:rPr>
            </w:pPr>
            <w:r>
              <w:rPr>
                <w:rFonts w:ascii="Arial" w:hAnsi="Arial"/>
                <w:sz w:val="18"/>
                <w:szCs w:val="18"/>
              </w:rPr>
              <w:t>09</w:t>
            </w:r>
          </w:p>
        </w:tc>
        <w:tc>
          <w:tcPr>
            <w:tcW w:w="567" w:type="dxa"/>
            <w:vAlign w:val="center"/>
          </w:tcPr>
          <w:p w14:paraId="0ED66C71" w14:textId="77777777" w:rsidR="00876839" w:rsidRDefault="00876839" w:rsidP="00876839">
            <w:pPr>
              <w:spacing w:before="40"/>
              <w:jc w:val="center"/>
              <w:rPr>
                <w:rFonts w:ascii="Arial" w:hAnsi="Arial"/>
                <w:sz w:val="18"/>
                <w:szCs w:val="18"/>
              </w:rPr>
            </w:pPr>
            <w:r>
              <w:rPr>
                <w:rFonts w:ascii="Arial" w:hAnsi="Arial"/>
                <w:sz w:val="18"/>
                <w:szCs w:val="18"/>
              </w:rPr>
              <w:t>05</w:t>
            </w:r>
          </w:p>
        </w:tc>
        <w:tc>
          <w:tcPr>
            <w:tcW w:w="567" w:type="dxa"/>
            <w:vAlign w:val="center"/>
          </w:tcPr>
          <w:p w14:paraId="0ED66C72" w14:textId="77777777" w:rsidR="00876839" w:rsidRDefault="00876839" w:rsidP="00876839">
            <w:pPr>
              <w:spacing w:before="40"/>
              <w:jc w:val="center"/>
              <w:rPr>
                <w:rFonts w:ascii="Arial" w:hAnsi="Arial"/>
                <w:sz w:val="18"/>
                <w:szCs w:val="18"/>
              </w:rPr>
            </w:pPr>
            <w:r>
              <w:rPr>
                <w:rFonts w:ascii="Arial" w:hAnsi="Arial"/>
                <w:sz w:val="18"/>
                <w:szCs w:val="18"/>
              </w:rPr>
              <w:t>22</w:t>
            </w:r>
          </w:p>
        </w:tc>
        <w:tc>
          <w:tcPr>
            <w:tcW w:w="3827" w:type="dxa"/>
          </w:tcPr>
          <w:p w14:paraId="0ED66C73" w14:textId="77777777" w:rsidR="00876839" w:rsidRDefault="00876839" w:rsidP="00876839">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actualizan planos de instalaciones, se revisa contenido por el nuevo jefe de seguridad</w:t>
            </w:r>
          </w:p>
        </w:tc>
        <w:tc>
          <w:tcPr>
            <w:tcW w:w="1357" w:type="dxa"/>
            <w:vAlign w:val="center"/>
          </w:tcPr>
          <w:p w14:paraId="0ED66C74" w14:textId="77777777" w:rsidR="00876839" w:rsidRDefault="00876839" w:rsidP="00876839">
            <w:pPr>
              <w:spacing w:before="40"/>
              <w:jc w:val="center"/>
              <w:rPr>
                <w:rFonts w:ascii="Arial" w:hAnsi="Arial"/>
                <w:sz w:val="18"/>
                <w:szCs w:val="18"/>
              </w:rPr>
            </w:pPr>
            <w:r>
              <w:rPr>
                <w:rFonts w:ascii="Arial" w:hAnsi="Arial"/>
                <w:sz w:val="18"/>
                <w:szCs w:val="18"/>
              </w:rPr>
              <w:t xml:space="preserve">Leonardo Amézquita – Jefe de Seguridad  </w:t>
            </w:r>
          </w:p>
        </w:tc>
        <w:tc>
          <w:tcPr>
            <w:tcW w:w="1417" w:type="dxa"/>
            <w:vAlign w:val="center"/>
          </w:tcPr>
          <w:p w14:paraId="0ED66C75" w14:textId="77777777" w:rsidR="00876839" w:rsidRDefault="00876839" w:rsidP="00876839">
            <w:pPr>
              <w:spacing w:before="40"/>
              <w:jc w:val="center"/>
              <w:rPr>
                <w:rFonts w:ascii="Arial" w:hAnsi="Arial"/>
                <w:sz w:val="18"/>
                <w:szCs w:val="18"/>
              </w:rPr>
            </w:pPr>
            <w:r>
              <w:rPr>
                <w:rFonts w:ascii="Arial" w:hAnsi="Arial"/>
                <w:sz w:val="18"/>
                <w:szCs w:val="18"/>
              </w:rPr>
              <w:t>Alvaro Sabogal – Gerente de Operaciones</w:t>
            </w:r>
          </w:p>
        </w:tc>
      </w:tr>
      <w:tr w:rsidR="003E74F4" w:rsidRPr="008A2C67" w14:paraId="0ED66C7E" w14:textId="77777777">
        <w:trPr>
          <w:trHeight w:val="703"/>
        </w:trPr>
        <w:tc>
          <w:tcPr>
            <w:tcW w:w="881" w:type="dxa"/>
            <w:vAlign w:val="center"/>
          </w:tcPr>
          <w:p w14:paraId="0ED66C77" w14:textId="77777777" w:rsidR="003E74F4" w:rsidRDefault="003E74F4" w:rsidP="003E74F4">
            <w:pPr>
              <w:spacing w:before="40"/>
              <w:rPr>
                <w:rFonts w:ascii="Arial" w:hAnsi="Arial"/>
                <w:sz w:val="18"/>
                <w:szCs w:val="18"/>
              </w:rPr>
            </w:pPr>
            <w:r>
              <w:rPr>
                <w:rFonts w:ascii="Arial" w:hAnsi="Arial"/>
                <w:sz w:val="18"/>
                <w:szCs w:val="18"/>
              </w:rPr>
              <w:t>4</w:t>
            </w:r>
          </w:p>
        </w:tc>
        <w:tc>
          <w:tcPr>
            <w:tcW w:w="567" w:type="dxa"/>
            <w:vAlign w:val="center"/>
          </w:tcPr>
          <w:p w14:paraId="0ED66C78" w14:textId="77777777" w:rsidR="003E74F4" w:rsidRDefault="003E74F4" w:rsidP="003E74F4">
            <w:pPr>
              <w:spacing w:before="40"/>
              <w:jc w:val="center"/>
              <w:rPr>
                <w:rFonts w:ascii="Arial" w:hAnsi="Arial"/>
                <w:sz w:val="18"/>
                <w:szCs w:val="18"/>
              </w:rPr>
            </w:pPr>
            <w:r>
              <w:rPr>
                <w:rFonts w:ascii="Arial" w:hAnsi="Arial"/>
                <w:sz w:val="18"/>
                <w:szCs w:val="18"/>
              </w:rPr>
              <w:t>09</w:t>
            </w:r>
          </w:p>
        </w:tc>
        <w:tc>
          <w:tcPr>
            <w:tcW w:w="567" w:type="dxa"/>
            <w:vAlign w:val="center"/>
          </w:tcPr>
          <w:p w14:paraId="0ED66C79" w14:textId="77777777" w:rsidR="003E74F4" w:rsidRDefault="003E74F4" w:rsidP="003E74F4">
            <w:pPr>
              <w:spacing w:before="40"/>
              <w:jc w:val="center"/>
              <w:rPr>
                <w:rFonts w:ascii="Arial" w:hAnsi="Arial"/>
                <w:sz w:val="18"/>
                <w:szCs w:val="18"/>
              </w:rPr>
            </w:pPr>
            <w:r>
              <w:rPr>
                <w:rFonts w:ascii="Arial" w:hAnsi="Arial"/>
                <w:sz w:val="18"/>
                <w:szCs w:val="18"/>
              </w:rPr>
              <w:t>07</w:t>
            </w:r>
          </w:p>
        </w:tc>
        <w:tc>
          <w:tcPr>
            <w:tcW w:w="567" w:type="dxa"/>
            <w:vAlign w:val="center"/>
          </w:tcPr>
          <w:p w14:paraId="0ED66C7A" w14:textId="77777777" w:rsidR="003E74F4" w:rsidRDefault="003E74F4" w:rsidP="003E74F4">
            <w:pPr>
              <w:spacing w:before="40"/>
              <w:jc w:val="center"/>
              <w:rPr>
                <w:rFonts w:ascii="Arial" w:hAnsi="Arial"/>
                <w:sz w:val="18"/>
                <w:szCs w:val="18"/>
              </w:rPr>
            </w:pPr>
            <w:r>
              <w:rPr>
                <w:rFonts w:ascii="Arial" w:hAnsi="Arial"/>
                <w:sz w:val="18"/>
                <w:szCs w:val="18"/>
              </w:rPr>
              <w:t>16</w:t>
            </w:r>
          </w:p>
        </w:tc>
        <w:tc>
          <w:tcPr>
            <w:tcW w:w="3827" w:type="dxa"/>
          </w:tcPr>
          <w:p w14:paraId="0ED66C7B" w14:textId="77777777" w:rsidR="003E74F4" w:rsidRDefault="003E74F4" w:rsidP="003E74F4">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 xml:space="preserve">Se adiciona formato para control de salida de elementos </w:t>
            </w:r>
          </w:p>
        </w:tc>
        <w:tc>
          <w:tcPr>
            <w:tcW w:w="1357" w:type="dxa"/>
            <w:vAlign w:val="center"/>
          </w:tcPr>
          <w:p w14:paraId="0ED66C7C" w14:textId="77777777" w:rsidR="003E74F4" w:rsidRDefault="003E74F4" w:rsidP="003E74F4">
            <w:pPr>
              <w:spacing w:before="40"/>
              <w:jc w:val="center"/>
              <w:rPr>
                <w:rFonts w:ascii="Arial" w:hAnsi="Arial"/>
                <w:sz w:val="18"/>
                <w:szCs w:val="18"/>
              </w:rPr>
            </w:pPr>
            <w:r>
              <w:rPr>
                <w:rFonts w:ascii="Arial" w:hAnsi="Arial"/>
                <w:sz w:val="18"/>
                <w:szCs w:val="18"/>
              </w:rPr>
              <w:t>Leonardo Amézquita – Jefe de Seguridad</w:t>
            </w:r>
          </w:p>
        </w:tc>
        <w:tc>
          <w:tcPr>
            <w:tcW w:w="1417" w:type="dxa"/>
            <w:vAlign w:val="center"/>
          </w:tcPr>
          <w:p w14:paraId="0ED66C7D" w14:textId="77777777" w:rsidR="003E74F4" w:rsidRDefault="003E74F4" w:rsidP="003E74F4">
            <w:pPr>
              <w:spacing w:before="40"/>
              <w:jc w:val="center"/>
              <w:rPr>
                <w:rFonts w:ascii="Arial" w:hAnsi="Arial"/>
                <w:sz w:val="18"/>
                <w:szCs w:val="18"/>
              </w:rPr>
            </w:pPr>
            <w:r>
              <w:rPr>
                <w:rFonts w:ascii="Arial" w:hAnsi="Arial"/>
                <w:sz w:val="18"/>
                <w:szCs w:val="18"/>
              </w:rPr>
              <w:t>Alvaro Sabogal – Gerente de Operaciones</w:t>
            </w:r>
          </w:p>
        </w:tc>
      </w:tr>
      <w:tr w:rsidR="001E3FC6" w:rsidRPr="008A2C67" w14:paraId="0ED66C86" w14:textId="77777777">
        <w:trPr>
          <w:trHeight w:val="703"/>
        </w:trPr>
        <w:tc>
          <w:tcPr>
            <w:tcW w:w="881" w:type="dxa"/>
            <w:vAlign w:val="center"/>
          </w:tcPr>
          <w:p w14:paraId="0ED66C7F" w14:textId="77777777" w:rsidR="001E3FC6" w:rsidRDefault="001E3FC6" w:rsidP="001E3FC6">
            <w:pPr>
              <w:spacing w:before="40"/>
              <w:rPr>
                <w:rFonts w:ascii="Arial" w:hAnsi="Arial"/>
                <w:sz w:val="18"/>
                <w:szCs w:val="18"/>
              </w:rPr>
            </w:pPr>
            <w:r>
              <w:rPr>
                <w:rFonts w:ascii="Arial" w:hAnsi="Arial"/>
                <w:sz w:val="18"/>
                <w:szCs w:val="18"/>
              </w:rPr>
              <w:t>5</w:t>
            </w:r>
          </w:p>
        </w:tc>
        <w:tc>
          <w:tcPr>
            <w:tcW w:w="567" w:type="dxa"/>
            <w:vAlign w:val="center"/>
          </w:tcPr>
          <w:p w14:paraId="0ED66C80" w14:textId="77777777" w:rsidR="001E3FC6" w:rsidRDefault="001E3FC6" w:rsidP="001E3FC6">
            <w:pPr>
              <w:spacing w:before="40"/>
              <w:jc w:val="center"/>
              <w:rPr>
                <w:rFonts w:ascii="Arial" w:hAnsi="Arial"/>
                <w:sz w:val="18"/>
                <w:szCs w:val="18"/>
              </w:rPr>
            </w:pPr>
            <w:r>
              <w:rPr>
                <w:rFonts w:ascii="Arial" w:hAnsi="Arial"/>
                <w:sz w:val="18"/>
                <w:szCs w:val="18"/>
              </w:rPr>
              <w:t>09</w:t>
            </w:r>
          </w:p>
        </w:tc>
        <w:tc>
          <w:tcPr>
            <w:tcW w:w="567" w:type="dxa"/>
            <w:vAlign w:val="center"/>
          </w:tcPr>
          <w:p w14:paraId="0ED66C81" w14:textId="77777777" w:rsidR="001E3FC6" w:rsidRDefault="001E3FC6" w:rsidP="001E3FC6">
            <w:pPr>
              <w:spacing w:before="40"/>
              <w:jc w:val="center"/>
              <w:rPr>
                <w:rFonts w:ascii="Arial" w:hAnsi="Arial"/>
                <w:sz w:val="18"/>
                <w:szCs w:val="18"/>
              </w:rPr>
            </w:pPr>
            <w:r>
              <w:rPr>
                <w:rFonts w:ascii="Arial" w:hAnsi="Arial"/>
                <w:sz w:val="18"/>
                <w:szCs w:val="18"/>
              </w:rPr>
              <w:t>10</w:t>
            </w:r>
          </w:p>
        </w:tc>
        <w:tc>
          <w:tcPr>
            <w:tcW w:w="567" w:type="dxa"/>
            <w:vAlign w:val="center"/>
          </w:tcPr>
          <w:p w14:paraId="0ED66C82" w14:textId="77777777" w:rsidR="001E3FC6" w:rsidRDefault="001E3FC6" w:rsidP="001E3FC6">
            <w:pPr>
              <w:spacing w:before="40"/>
              <w:jc w:val="center"/>
              <w:rPr>
                <w:rFonts w:ascii="Arial" w:hAnsi="Arial"/>
                <w:sz w:val="18"/>
                <w:szCs w:val="18"/>
              </w:rPr>
            </w:pPr>
            <w:r>
              <w:rPr>
                <w:rFonts w:ascii="Arial" w:hAnsi="Arial"/>
                <w:sz w:val="18"/>
                <w:szCs w:val="18"/>
              </w:rPr>
              <w:t>22</w:t>
            </w:r>
          </w:p>
        </w:tc>
        <w:tc>
          <w:tcPr>
            <w:tcW w:w="3827" w:type="dxa"/>
          </w:tcPr>
          <w:p w14:paraId="0ED66C83" w14:textId="77777777" w:rsidR="001E3FC6" w:rsidRDefault="001E3FC6" w:rsidP="001E3FC6">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cambia únicamente el código al documento y a los formatos.(</w:t>
            </w:r>
            <w:r w:rsidR="00436696">
              <w:rPr>
                <w:rFonts w:ascii="Arial" w:hAnsi="Arial"/>
                <w:sz w:val="18"/>
                <w:szCs w:val="18"/>
              </w:rPr>
              <w:t>Cambia</w:t>
            </w:r>
            <w:r>
              <w:rPr>
                <w:rFonts w:ascii="Arial" w:hAnsi="Arial"/>
                <w:sz w:val="18"/>
                <w:szCs w:val="18"/>
              </w:rPr>
              <w:t xml:space="preserve"> a partir de las siguientes impresiones)</w:t>
            </w:r>
            <w:r w:rsidR="007F1788">
              <w:rPr>
                <w:rFonts w:ascii="Arial" w:hAnsi="Arial"/>
                <w:sz w:val="18"/>
                <w:szCs w:val="18"/>
              </w:rPr>
              <w:t>. Se cambia uso ficha de control de portátiles por anotación en minuta.</w:t>
            </w:r>
          </w:p>
        </w:tc>
        <w:tc>
          <w:tcPr>
            <w:tcW w:w="1357" w:type="dxa"/>
            <w:vAlign w:val="center"/>
          </w:tcPr>
          <w:p w14:paraId="0ED66C84" w14:textId="77777777" w:rsidR="001E3FC6" w:rsidRPr="008A2C67" w:rsidRDefault="001E3FC6" w:rsidP="001E3FC6">
            <w:pPr>
              <w:spacing w:before="40"/>
              <w:jc w:val="center"/>
              <w:rPr>
                <w:rFonts w:ascii="Arial" w:hAnsi="Arial"/>
                <w:sz w:val="18"/>
                <w:szCs w:val="18"/>
              </w:rPr>
            </w:pPr>
            <w:r>
              <w:rPr>
                <w:rFonts w:ascii="Arial" w:hAnsi="Arial"/>
                <w:sz w:val="18"/>
                <w:szCs w:val="18"/>
              </w:rPr>
              <w:t>Leonardo Amézquita – Jefe de Seguridad</w:t>
            </w:r>
          </w:p>
        </w:tc>
        <w:tc>
          <w:tcPr>
            <w:tcW w:w="1417" w:type="dxa"/>
            <w:vAlign w:val="center"/>
          </w:tcPr>
          <w:p w14:paraId="0ED66C85" w14:textId="77777777" w:rsidR="001E3FC6" w:rsidRPr="008A2C67" w:rsidRDefault="001E3FC6" w:rsidP="001974CC">
            <w:pPr>
              <w:spacing w:before="40"/>
              <w:jc w:val="center"/>
              <w:rPr>
                <w:rFonts w:ascii="Arial" w:hAnsi="Arial"/>
                <w:sz w:val="18"/>
                <w:szCs w:val="18"/>
              </w:rPr>
            </w:pPr>
            <w:r>
              <w:rPr>
                <w:rFonts w:ascii="Arial" w:hAnsi="Arial"/>
                <w:sz w:val="18"/>
                <w:szCs w:val="18"/>
              </w:rPr>
              <w:t>Alvaro Sabogal – Gerente de Operaciones</w:t>
            </w:r>
          </w:p>
        </w:tc>
      </w:tr>
      <w:tr w:rsidR="0008600A" w:rsidRPr="008A2C67" w14:paraId="0ED66C8E" w14:textId="77777777">
        <w:trPr>
          <w:trHeight w:val="703"/>
        </w:trPr>
        <w:tc>
          <w:tcPr>
            <w:tcW w:w="881" w:type="dxa"/>
            <w:vAlign w:val="center"/>
          </w:tcPr>
          <w:p w14:paraId="0ED66C87" w14:textId="77777777" w:rsidR="0008600A" w:rsidRDefault="001F0418" w:rsidP="001E3FC6">
            <w:pPr>
              <w:spacing w:before="40"/>
              <w:rPr>
                <w:rFonts w:ascii="Arial" w:hAnsi="Arial"/>
                <w:sz w:val="18"/>
                <w:szCs w:val="18"/>
              </w:rPr>
            </w:pPr>
            <w:r>
              <w:rPr>
                <w:rFonts w:ascii="Arial" w:hAnsi="Arial"/>
                <w:sz w:val="18"/>
                <w:szCs w:val="18"/>
              </w:rPr>
              <w:t>6</w:t>
            </w:r>
          </w:p>
        </w:tc>
        <w:tc>
          <w:tcPr>
            <w:tcW w:w="567" w:type="dxa"/>
            <w:vAlign w:val="center"/>
          </w:tcPr>
          <w:p w14:paraId="0ED66C88" w14:textId="77777777" w:rsidR="0008600A" w:rsidRDefault="001F0418" w:rsidP="001E3FC6">
            <w:pPr>
              <w:spacing w:before="40"/>
              <w:jc w:val="center"/>
              <w:rPr>
                <w:rFonts w:ascii="Arial" w:hAnsi="Arial"/>
                <w:sz w:val="18"/>
                <w:szCs w:val="18"/>
              </w:rPr>
            </w:pPr>
            <w:r>
              <w:rPr>
                <w:rFonts w:ascii="Arial" w:hAnsi="Arial"/>
                <w:sz w:val="18"/>
                <w:szCs w:val="18"/>
              </w:rPr>
              <w:t>11</w:t>
            </w:r>
          </w:p>
        </w:tc>
        <w:tc>
          <w:tcPr>
            <w:tcW w:w="567" w:type="dxa"/>
            <w:vAlign w:val="center"/>
          </w:tcPr>
          <w:p w14:paraId="0ED66C89" w14:textId="77777777" w:rsidR="0008600A" w:rsidRDefault="001F0418" w:rsidP="001E3FC6">
            <w:pPr>
              <w:spacing w:before="40"/>
              <w:jc w:val="center"/>
              <w:rPr>
                <w:rFonts w:ascii="Arial" w:hAnsi="Arial"/>
                <w:sz w:val="18"/>
                <w:szCs w:val="18"/>
              </w:rPr>
            </w:pPr>
            <w:r>
              <w:rPr>
                <w:rFonts w:ascii="Arial" w:hAnsi="Arial"/>
                <w:sz w:val="18"/>
                <w:szCs w:val="18"/>
              </w:rPr>
              <w:t>03</w:t>
            </w:r>
          </w:p>
        </w:tc>
        <w:tc>
          <w:tcPr>
            <w:tcW w:w="567" w:type="dxa"/>
            <w:vAlign w:val="center"/>
          </w:tcPr>
          <w:p w14:paraId="0ED66C8A" w14:textId="77777777" w:rsidR="0008600A" w:rsidRDefault="001F0418" w:rsidP="001E3FC6">
            <w:pPr>
              <w:spacing w:before="40"/>
              <w:jc w:val="center"/>
              <w:rPr>
                <w:rFonts w:ascii="Arial" w:hAnsi="Arial"/>
                <w:sz w:val="18"/>
                <w:szCs w:val="18"/>
              </w:rPr>
            </w:pPr>
            <w:r>
              <w:rPr>
                <w:rFonts w:ascii="Arial" w:hAnsi="Arial"/>
                <w:sz w:val="18"/>
                <w:szCs w:val="18"/>
              </w:rPr>
              <w:t>23</w:t>
            </w:r>
          </w:p>
        </w:tc>
        <w:tc>
          <w:tcPr>
            <w:tcW w:w="3827" w:type="dxa"/>
          </w:tcPr>
          <w:p w14:paraId="0ED66C8B" w14:textId="77777777" w:rsidR="0008600A" w:rsidRDefault="001F0418" w:rsidP="001E3FC6">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actualiza la versión del procedimiento y los formatos.</w:t>
            </w:r>
          </w:p>
        </w:tc>
        <w:tc>
          <w:tcPr>
            <w:tcW w:w="1357" w:type="dxa"/>
            <w:vAlign w:val="center"/>
          </w:tcPr>
          <w:p w14:paraId="0ED66C8C" w14:textId="77777777" w:rsidR="0008600A" w:rsidRDefault="001F0418" w:rsidP="001E3FC6">
            <w:pPr>
              <w:spacing w:before="40"/>
              <w:jc w:val="center"/>
              <w:rPr>
                <w:rFonts w:ascii="Arial" w:hAnsi="Arial"/>
                <w:sz w:val="18"/>
                <w:szCs w:val="18"/>
              </w:rPr>
            </w:pPr>
            <w:r>
              <w:rPr>
                <w:rFonts w:ascii="Arial" w:hAnsi="Arial"/>
                <w:sz w:val="18"/>
                <w:szCs w:val="18"/>
              </w:rPr>
              <w:t>Carlos Barriga – Gerente de Operaciones y Logística</w:t>
            </w:r>
          </w:p>
        </w:tc>
        <w:tc>
          <w:tcPr>
            <w:tcW w:w="1417" w:type="dxa"/>
            <w:vAlign w:val="center"/>
          </w:tcPr>
          <w:p w14:paraId="0ED66C8D" w14:textId="77777777" w:rsidR="0008600A" w:rsidRDefault="001F0418" w:rsidP="001E3FC6">
            <w:pPr>
              <w:spacing w:before="40"/>
              <w:jc w:val="center"/>
              <w:rPr>
                <w:rFonts w:ascii="Arial" w:hAnsi="Arial"/>
                <w:sz w:val="18"/>
                <w:szCs w:val="18"/>
              </w:rPr>
            </w:pPr>
            <w:r>
              <w:rPr>
                <w:rFonts w:ascii="Arial" w:hAnsi="Arial"/>
                <w:sz w:val="18"/>
                <w:szCs w:val="18"/>
              </w:rPr>
              <w:t>Carlos Barriga – Gerente de Operaciones y Logística</w:t>
            </w:r>
          </w:p>
        </w:tc>
      </w:tr>
      <w:tr w:rsidR="00B0185C" w:rsidRPr="008A2C67" w14:paraId="0ED66C96" w14:textId="77777777">
        <w:trPr>
          <w:trHeight w:val="703"/>
        </w:trPr>
        <w:tc>
          <w:tcPr>
            <w:tcW w:w="881" w:type="dxa"/>
            <w:vAlign w:val="center"/>
          </w:tcPr>
          <w:p w14:paraId="0ED66C8F" w14:textId="77777777" w:rsidR="00B0185C" w:rsidRDefault="001629A2" w:rsidP="001E3FC6">
            <w:pPr>
              <w:spacing w:before="40"/>
              <w:rPr>
                <w:rFonts w:ascii="Arial" w:hAnsi="Arial"/>
                <w:sz w:val="18"/>
                <w:szCs w:val="18"/>
              </w:rPr>
            </w:pPr>
            <w:r>
              <w:rPr>
                <w:rFonts w:ascii="Arial" w:hAnsi="Arial"/>
                <w:sz w:val="18"/>
                <w:szCs w:val="18"/>
              </w:rPr>
              <w:t>7</w:t>
            </w:r>
          </w:p>
        </w:tc>
        <w:tc>
          <w:tcPr>
            <w:tcW w:w="567" w:type="dxa"/>
            <w:vAlign w:val="center"/>
          </w:tcPr>
          <w:p w14:paraId="0ED66C90" w14:textId="77777777" w:rsidR="00B0185C" w:rsidRDefault="00B0185C" w:rsidP="001E3FC6">
            <w:pPr>
              <w:spacing w:before="40"/>
              <w:jc w:val="center"/>
              <w:rPr>
                <w:rFonts w:ascii="Arial" w:hAnsi="Arial"/>
                <w:sz w:val="18"/>
                <w:szCs w:val="18"/>
              </w:rPr>
            </w:pPr>
            <w:r>
              <w:rPr>
                <w:rFonts w:ascii="Arial" w:hAnsi="Arial"/>
                <w:sz w:val="18"/>
                <w:szCs w:val="18"/>
              </w:rPr>
              <w:t>11</w:t>
            </w:r>
          </w:p>
        </w:tc>
        <w:tc>
          <w:tcPr>
            <w:tcW w:w="567" w:type="dxa"/>
            <w:vAlign w:val="center"/>
          </w:tcPr>
          <w:p w14:paraId="0ED66C91" w14:textId="77777777" w:rsidR="00B0185C" w:rsidRDefault="009660C8" w:rsidP="009660C8">
            <w:pPr>
              <w:spacing w:before="40"/>
              <w:jc w:val="center"/>
              <w:rPr>
                <w:rFonts w:ascii="Arial" w:hAnsi="Arial"/>
                <w:sz w:val="18"/>
                <w:szCs w:val="18"/>
              </w:rPr>
            </w:pPr>
            <w:r>
              <w:rPr>
                <w:rFonts w:ascii="Arial" w:hAnsi="Arial"/>
                <w:sz w:val="18"/>
                <w:szCs w:val="18"/>
              </w:rPr>
              <w:t>10</w:t>
            </w:r>
          </w:p>
        </w:tc>
        <w:tc>
          <w:tcPr>
            <w:tcW w:w="567" w:type="dxa"/>
            <w:vAlign w:val="center"/>
          </w:tcPr>
          <w:p w14:paraId="0ED66C92" w14:textId="77777777" w:rsidR="00B0185C" w:rsidRDefault="009660C8" w:rsidP="009660C8">
            <w:pPr>
              <w:spacing w:before="40"/>
              <w:jc w:val="center"/>
              <w:rPr>
                <w:rFonts w:ascii="Arial" w:hAnsi="Arial"/>
                <w:sz w:val="18"/>
                <w:szCs w:val="18"/>
              </w:rPr>
            </w:pPr>
            <w:r>
              <w:rPr>
                <w:rFonts w:ascii="Arial" w:hAnsi="Arial"/>
                <w:sz w:val="18"/>
                <w:szCs w:val="18"/>
              </w:rPr>
              <w:t>18</w:t>
            </w:r>
          </w:p>
        </w:tc>
        <w:tc>
          <w:tcPr>
            <w:tcW w:w="3827" w:type="dxa"/>
          </w:tcPr>
          <w:p w14:paraId="0ED66C93" w14:textId="77777777" w:rsidR="00B0185C" w:rsidRDefault="00E21E4A" w:rsidP="008A7FC7">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elimina del procedimiento la figura del Gerente de Información y Logística</w:t>
            </w:r>
            <w:r w:rsidR="00B443A2">
              <w:rPr>
                <w:rFonts w:ascii="Arial" w:hAnsi="Arial"/>
                <w:sz w:val="18"/>
                <w:szCs w:val="18"/>
              </w:rPr>
              <w:t xml:space="preserve">, </w:t>
            </w:r>
            <w:r w:rsidR="003735DE">
              <w:rPr>
                <w:rFonts w:ascii="Arial" w:hAnsi="Arial"/>
                <w:sz w:val="18"/>
                <w:szCs w:val="18"/>
              </w:rPr>
              <w:t xml:space="preserve">se </w:t>
            </w:r>
            <w:r w:rsidR="008A7FC7">
              <w:rPr>
                <w:rFonts w:ascii="Arial" w:hAnsi="Arial"/>
                <w:sz w:val="18"/>
                <w:szCs w:val="18"/>
              </w:rPr>
              <w:t xml:space="preserve"> actualiza el formato planilla registro d</w:t>
            </w:r>
            <w:r w:rsidR="003735DE">
              <w:rPr>
                <w:rFonts w:ascii="Arial" w:hAnsi="Arial"/>
                <w:sz w:val="18"/>
                <w:szCs w:val="18"/>
              </w:rPr>
              <w:t>e visitante</w:t>
            </w:r>
            <w:r w:rsidR="00B443A2">
              <w:rPr>
                <w:rFonts w:ascii="Arial" w:hAnsi="Arial"/>
                <w:sz w:val="18"/>
                <w:szCs w:val="18"/>
              </w:rPr>
              <w:t xml:space="preserve"> y los planos de las sedes</w:t>
            </w:r>
            <w:r w:rsidR="003735DE">
              <w:rPr>
                <w:rFonts w:ascii="Arial" w:hAnsi="Arial"/>
                <w:sz w:val="18"/>
                <w:szCs w:val="18"/>
              </w:rPr>
              <w:t>.</w:t>
            </w:r>
          </w:p>
        </w:tc>
        <w:tc>
          <w:tcPr>
            <w:tcW w:w="1357" w:type="dxa"/>
            <w:vAlign w:val="center"/>
          </w:tcPr>
          <w:p w14:paraId="0ED66C94" w14:textId="77777777" w:rsidR="004E1D42" w:rsidRDefault="008A7FC7" w:rsidP="009660C8">
            <w:pPr>
              <w:spacing w:before="40"/>
              <w:ind w:left="112" w:hanging="112"/>
              <w:jc w:val="center"/>
              <w:rPr>
                <w:rFonts w:ascii="Arial" w:hAnsi="Arial"/>
                <w:sz w:val="18"/>
                <w:szCs w:val="18"/>
              </w:rPr>
            </w:pPr>
            <w:r>
              <w:rPr>
                <w:rFonts w:ascii="Arial" w:hAnsi="Arial"/>
                <w:sz w:val="18"/>
                <w:szCs w:val="18"/>
              </w:rPr>
              <w:t>Ivan Matabanchoy – Jefe Seguridad  de las sedes</w:t>
            </w:r>
          </w:p>
        </w:tc>
        <w:tc>
          <w:tcPr>
            <w:tcW w:w="1417" w:type="dxa"/>
            <w:vAlign w:val="center"/>
          </w:tcPr>
          <w:p w14:paraId="0ED66C95" w14:textId="77777777" w:rsidR="00B0185C" w:rsidRDefault="00B51B0D" w:rsidP="001E3FC6">
            <w:pPr>
              <w:spacing w:before="40"/>
              <w:jc w:val="center"/>
              <w:rPr>
                <w:rFonts w:ascii="Arial" w:hAnsi="Arial"/>
                <w:sz w:val="18"/>
                <w:szCs w:val="18"/>
              </w:rPr>
            </w:pPr>
            <w:r>
              <w:rPr>
                <w:rFonts w:ascii="Arial" w:hAnsi="Arial"/>
                <w:sz w:val="18"/>
                <w:szCs w:val="18"/>
              </w:rPr>
              <w:t>Paola Nates –Directora de Gestión Integral</w:t>
            </w:r>
          </w:p>
        </w:tc>
      </w:tr>
      <w:tr w:rsidR="00AB3AD6" w:rsidRPr="008A2C67" w14:paraId="0ED66C9E" w14:textId="77777777">
        <w:trPr>
          <w:trHeight w:val="703"/>
        </w:trPr>
        <w:tc>
          <w:tcPr>
            <w:tcW w:w="881" w:type="dxa"/>
            <w:vAlign w:val="center"/>
          </w:tcPr>
          <w:p w14:paraId="0ED66C97" w14:textId="77777777" w:rsidR="00AB3AD6" w:rsidRDefault="00AB3AD6" w:rsidP="001E3FC6">
            <w:pPr>
              <w:spacing w:before="40"/>
              <w:rPr>
                <w:rFonts w:ascii="Arial" w:hAnsi="Arial"/>
                <w:sz w:val="18"/>
                <w:szCs w:val="18"/>
              </w:rPr>
            </w:pPr>
            <w:r>
              <w:rPr>
                <w:rFonts w:ascii="Arial" w:hAnsi="Arial"/>
                <w:sz w:val="18"/>
                <w:szCs w:val="18"/>
              </w:rPr>
              <w:t>8</w:t>
            </w:r>
          </w:p>
        </w:tc>
        <w:tc>
          <w:tcPr>
            <w:tcW w:w="567" w:type="dxa"/>
            <w:vAlign w:val="center"/>
          </w:tcPr>
          <w:p w14:paraId="0ED66C98" w14:textId="77777777" w:rsidR="00AB3AD6" w:rsidRDefault="00AB3AD6" w:rsidP="001E3FC6">
            <w:pPr>
              <w:spacing w:before="40"/>
              <w:jc w:val="center"/>
              <w:rPr>
                <w:rFonts w:ascii="Arial" w:hAnsi="Arial"/>
                <w:sz w:val="18"/>
                <w:szCs w:val="18"/>
              </w:rPr>
            </w:pPr>
            <w:r>
              <w:rPr>
                <w:rFonts w:ascii="Arial" w:hAnsi="Arial"/>
                <w:sz w:val="18"/>
                <w:szCs w:val="18"/>
              </w:rPr>
              <w:t>12</w:t>
            </w:r>
          </w:p>
        </w:tc>
        <w:tc>
          <w:tcPr>
            <w:tcW w:w="567" w:type="dxa"/>
            <w:vAlign w:val="center"/>
          </w:tcPr>
          <w:p w14:paraId="0ED66C99" w14:textId="77777777" w:rsidR="00AB3AD6" w:rsidRDefault="00AB3AD6" w:rsidP="00354464">
            <w:pPr>
              <w:spacing w:before="40"/>
              <w:jc w:val="center"/>
              <w:rPr>
                <w:rFonts w:ascii="Arial" w:hAnsi="Arial"/>
                <w:sz w:val="18"/>
                <w:szCs w:val="18"/>
              </w:rPr>
            </w:pPr>
            <w:r>
              <w:rPr>
                <w:rFonts w:ascii="Arial" w:hAnsi="Arial"/>
                <w:sz w:val="18"/>
                <w:szCs w:val="18"/>
              </w:rPr>
              <w:t>0</w:t>
            </w:r>
            <w:r w:rsidR="00354464">
              <w:rPr>
                <w:rFonts w:ascii="Arial" w:hAnsi="Arial"/>
                <w:sz w:val="18"/>
                <w:szCs w:val="18"/>
              </w:rPr>
              <w:t>2</w:t>
            </w:r>
          </w:p>
        </w:tc>
        <w:tc>
          <w:tcPr>
            <w:tcW w:w="567" w:type="dxa"/>
            <w:vAlign w:val="center"/>
          </w:tcPr>
          <w:p w14:paraId="0ED66C9A" w14:textId="77777777" w:rsidR="00AB3AD6" w:rsidRDefault="009318B0" w:rsidP="009660C8">
            <w:pPr>
              <w:spacing w:before="40"/>
              <w:jc w:val="center"/>
              <w:rPr>
                <w:rFonts w:ascii="Arial" w:hAnsi="Arial"/>
                <w:sz w:val="18"/>
                <w:szCs w:val="18"/>
              </w:rPr>
            </w:pPr>
            <w:r>
              <w:rPr>
                <w:rFonts w:ascii="Arial" w:hAnsi="Arial"/>
                <w:sz w:val="18"/>
                <w:szCs w:val="18"/>
              </w:rPr>
              <w:t>23</w:t>
            </w:r>
          </w:p>
        </w:tc>
        <w:tc>
          <w:tcPr>
            <w:tcW w:w="3827" w:type="dxa"/>
          </w:tcPr>
          <w:p w14:paraId="0ED66C9B" w14:textId="77777777" w:rsidR="00AB3AD6" w:rsidRDefault="00AB3AD6" w:rsidP="008F78B1">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adiciona en el nume</w:t>
            </w:r>
            <w:r w:rsidR="00FF0652">
              <w:rPr>
                <w:rFonts w:ascii="Arial" w:hAnsi="Arial"/>
                <w:sz w:val="18"/>
                <w:szCs w:val="18"/>
              </w:rPr>
              <w:t xml:space="preserve">ral 7.1 las actividades en caso </w:t>
            </w:r>
            <w:r>
              <w:rPr>
                <w:rFonts w:ascii="Arial" w:hAnsi="Arial"/>
                <w:sz w:val="18"/>
                <w:szCs w:val="18"/>
              </w:rPr>
              <w:t>que los funcionarios se presenten sin el carn</w:t>
            </w:r>
            <w:r w:rsidR="008F78B1">
              <w:rPr>
                <w:rFonts w:ascii="Arial" w:hAnsi="Arial"/>
                <w:sz w:val="18"/>
                <w:szCs w:val="18"/>
              </w:rPr>
              <w:t>é y 7.5 personas autorizadas para ingresar al COP.</w:t>
            </w:r>
          </w:p>
        </w:tc>
        <w:tc>
          <w:tcPr>
            <w:tcW w:w="1357" w:type="dxa"/>
            <w:vAlign w:val="center"/>
          </w:tcPr>
          <w:p w14:paraId="0ED66C9C" w14:textId="77777777" w:rsidR="00AB3AD6" w:rsidRDefault="00AB3AD6" w:rsidP="009660C8">
            <w:pPr>
              <w:spacing w:before="40"/>
              <w:ind w:left="112" w:hanging="112"/>
              <w:jc w:val="center"/>
              <w:rPr>
                <w:rFonts w:ascii="Arial" w:hAnsi="Arial"/>
                <w:sz w:val="18"/>
                <w:szCs w:val="18"/>
              </w:rPr>
            </w:pPr>
            <w:r>
              <w:rPr>
                <w:rFonts w:ascii="Arial" w:hAnsi="Arial"/>
                <w:sz w:val="18"/>
                <w:szCs w:val="18"/>
              </w:rPr>
              <w:t xml:space="preserve">Orlando </w:t>
            </w:r>
            <w:r w:rsidR="00FF0652">
              <w:rPr>
                <w:rFonts w:ascii="Arial" w:hAnsi="Arial"/>
                <w:sz w:val="18"/>
                <w:szCs w:val="18"/>
              </w:rPr>
              <w:t xml:space="preserve">Jiménez–coordinador Nacional de </w:t>
            </w:r>
            <w:r w:rsidR="00FF0652">
              <w:rPr>
                <w:rFonts w:ascii="Arial" w:hAnsi="Arial"/>
                <w:sz w:val="18"/>
                <w:szCs w:val="18"/>
              </w:rPr>
              <w:lastRenderedPageBreak/>
              <w:t>Operaciones</w:t>
            </w:r>
          </w:p>
        </w:tc>
        <w:tc>
          <w:tcPr>
            <w:tcW w:w="1417" w:type="dxa"/>
            <w:vAlign w:val="center"/>
          </w:tcPr>
          <w:p w14:paraId="0ED66C9D" w14:textId="77777777" w:rsidR="00AB3AD6" w:rsidRDefault="00FF0652" w:rsidP="001E3FC6">
            <w:pPr>
              <w:spacing w:before="40"/>
              <w:jc w:val="center"/>
              <w:rPr>
                <w:rFonts w:ascii="Arial" w:hAnsi="Arial"/>
                <w:sz w:val="18"/>
                <w:szCs w:val="18"/>
              </w:rPr>
            </w:pPr>
            <w:r>
              <w:rPr>
                <w:rFonts w:ascii="Arial" w:hAnsi="Arial"/>
                <w:sz w:val="18"/>
                <w:szCs w:val="18"/>
              </w:rPr>
              <w:lastRenderedPageBreak/>
              <w:t xml:space="preserve">Orlando Jiménez – coordinador Nacional de </w:t>
            </w:r>
            <w:r>
              <w:rPr>
                <w:rFonts w:ascii="Arial" w:hAnsi="Arial"/>
                <w:sz w:val="18"/>
                <w:szCs w:val="18"/>
              </w:rPr>
              <w:lastRenderedPageBreak/>
              <w:t>Operaciones</w:t>
            </w:r>
          </w:p>
        </w:tc>
      </w:tr>
      <w:tr w:rsidR="008D3CAB" w:rsidRPr="008A2C67" w14:paraId="0ED66CA6" w14:textId="77777777">
        <w:trPr>
          <w:trHeight w:val="703"/>
        </w:trPr>
        <w:tc>
          <w:tcPr>
            <w:tcW w:w="881" w:type="dxa"/>
            <w:vAlign w:val="center"/>
          </w:tcPr>
          <w:p w14:paraId="0ED66C9F" w14:textId="77777777" w:rsidR="008D3CAB" w:rsidRDefault="008D3CAB" w:rsidP="001E3FC6">
            <w:pPr>
              <w:spacing w:before="40"/>
              <w:rPr>
                <w:rFonts w:ascii="Arial" w:hAnsi="Arial"/>
                <w:sz w:val="18"/>
                <w:szCs w:val="18"/>
              </w:rPr>
            </w:pPr>
            <w:r>
              <w:rPr>
                <w:rFonts w:ascii="Arial" w:hAnsi="Arial"/>
                <w:sz w:val="18"/>
                <w:szCs w:val="18"/>
              </w:rPr>
              <w:lastRenderedPageBreak/>
              <w:t>9</w:t>
            </w:r>
          </w:p>
        </w:tc>
        <w:tc>
          <w:tcPr>
            <w:tcW w:w="567" w:type="dxa"/>
            <w:vAlign w:val="center"/>
          </w:tcPr>
          <w:p w14:paraId="0ED66CA0" w14:textId="77777777" w:rsidR="008D3CAB" w:rsidRDefault="008D3CAB" w:rsidP="001E3FC6">
            <w:pPr>
              <w:spacing w:before="40"/>
              <w:jc w:val="center"/>
              <w:rPr>
                <w:rFonts w:ascii="Arial" w:hAnsi="Arial"/>
                <w:sz w:val="18"/>
                <w:szCs w:val="18"/>
              </w:rPr>
            </w:pPr>
            <w:r>
              <w:rPr>
                <w:rFonts w:ascii="Arial" w:hAnsi="Arial"/>
                <w:sz w:val="18"/>
                <w:szCs w:val="18"/>
              </w:rPr>
              <w:t>12</w:t>
            </w:r>
          </w:p>
        </w:tc>
        <w:tc>
          <w:tcPr>
            <w:tcW w:w="567" w:type="dxa"/>
            <w:vAlign w:val="center"/>
          </w:tcPr>
          <w:p w14:paraId="0ED66CA1" w14:textId="77777777" w:rsidR="008D3CAB" w:rsidRDefault="008D3CAB" w:rsidP="00354464">
            <w:pPr>
              <w:spacing w:before="40"/>
              <w:jc w:val="center"/>
              <w:rPr>
                <w:rFonts w:ascii="Arial" w:hAnsi="Arial"/>
                <w:sz w:val="18"/>
                <w:szCs w:val="18"/>
              </w:rPr>
            </w:pPr>
            <w:r>
              <w:rPr>
                <w:rFonts w:ascii="Arial" w:hAnsi="Arial"/>
                <w:sz w:val="18"/>
                <w:szCs w:val="18"/>
              </w:rPr>
              <w:t>08</w:t>
            </w:r>
          </w:p>
        </w:tc>
        <w:tc>
          <w:tcPr>
            <w:tcW w:w="567" w:type="dxa"/>
            <w:vAlign w:val="center"/>
          </w:tcPr>
          <w:p w14:paraId="0ED66CA2" w14:textId="77777777" w:rsidR="008D3CAB" w:rsidRDefault="008D3CAB" w:rsidP="00DB71A1">
            <w:pPr>
              <w:spacing w:before="40"/>
              <w:jc w:val="center"/>
              <w:rPr>
                <w:rFonts w:ascii="Arial" w:hAnsi="Arial"/>
                <w:sz w:val="18"/>
                <w:szCs w:val="18"/>
              </w:rPr>
            </w:pPr>
            <w:r>
              <w:rPr>
                <w:rFonts w:ascii="Arial" w:hAnsi="Arial"/>
                <w:sz w:val="18"/>
                <w:szCs w:val="18"/>
              </w:rPr>
              <w:t>1</w:t>
            </w:r>
            <w:r w:rsidR="00DB71A1">
              <w:rPr>
                <w:rFonts w:ascii="Arial" w:hAnsi="Arial"/>
                <w:sz w:val="18"/>
                <w:szCs w:val="18"/>
              </w:rPr>
              <w:t>7</w:t>
            </w:r>
          </w:p>
        </w:tc>
        <w:tc>
          <w:tcPr>
            <w:tcW w:w="3827" w:type="dxa"/>
          </w:tcPr>
          <w:p w14:paraId="0ED66CA3" w14:textId="77777777" w:rsidR="008D3CAB" w:rsidRDefault="008D3CAB" w:rsidP="008F78B1">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 xml:space="preserve">Se incluye la verificación del cumplimiento del procedimiento tres veces al año y el recordatorio del procedimiento al personal. </w:t>
            </w:r>
          </w:p>
        </w:tc>
        <w:tc>
          <w:tcPr>
            <w:tcW w:w="1357" w:type="dxa"/>
            <w:vAlign w:val="center"/>
          </w:tcPr>
          <w:p w14:paraId="0ED66CA4" w14:textId="77777777" w:rsidR="008D3CAB" w:rsidRDefault="008D3CAB" w:rsidP="009660C8">
            <w:pPr>
              <w:spacing w:before="40"/>
              <w:ind w:left="112" w:hanging="112"/>
              <w:jc w:val="center"/>
              <w:rPr>
                <w:rFonts w:ascii="Arial" w:hAnsi="Arial"/>
                <w:sz w:val="18"/>
                <w:szCs w:val="18"/>
              </w:rPr>
            </w:pPr>
            <w:r>
              <w:rPr>
                <w:rFonts w:ascii="Arial" w:hAnsi="Arial"/>
                <w:sz w:val="18"/>
                <w:szCs w:val="18"/>
              </w:rPr>
              <w:t>Addily Cala Castro – Auxiliar de Gestión Integral</w:t>
            </w:r>
          </w:p>
        </w:tc>
        <w:tc>
          <w:tcPr>
            <w:tcW w:w="1417" w:type="dxa"/>
            <w:vAlign w:val="center"/>
          </w:tcPr>
          <w:p w14:paraId="0ED66CA5" w14:textId="77777777" w:rsidR="008D3CAB" w:rsidRDefault="00BA48CD" w:rsidP="001E3FC6">
            <w:pPr>
              <w:spacing w:before="40"/>
              <w:jc w:val="center"/>
              <w:rPr>
                <w:rFonts w:ascii="Arial" w:hAnsi="Arial"/>
                <w:sz w:val="18"/>
                <w:szCs w:val="18"/>
              </w:rPr>
            </w:pPr>
            <w:r>
              <w:rPr>
                <w:rFonts w:ascii="Arial" w:hAnsi="Arial"/>
                <w:sz w:val="18"/>
                <w:szCs w:val="18"/>
              </w:rPr>
              <w:t>Alvaro Sabogal – Director de Operaciones</w:t>
            </w:r>
          </w:p>
        </w:tc>
      </w:tr>
      <w:tr w:rsidR="001974CC" w:rsidRPr="008A2C67" w14:paraId="0ED66CAE" w14:textId="77777777">
        <w:trPr>
          <w:trHeight w:val="703"/>
        </w:trPr>
        <w:tc>
          <w:tcPr>
            <w:tcW w:w="881" w:type="dxa"/>
            <w:vAlign w:val="center"/>
          </w:tcPr>
          <w:p w14:paraId="0ED66CA7" w14:textId="77777777" w:rsidR="001974CC" w:rsidRDefault="001974CC" w:rsidP="001974CC">
            <w:pPr>
              <w:spacing w:before="40"/>
              <w:rPr>
                <w:rFonts w:ascii="Arial" w:hAnsi="Arial"/>
                <w:sz w:val="18"/>
                <w:szCs w:val="18"/>
              </w:rPr>
            </w:pPr>
            <w:r>
              <w:rPr>
                <w:rFonts w:ascii="Arial" w:hAnsi="Arial"/>
                <w:sz w:val="18"/>
                <w:szCs w:val="18"/>
              </w:rPr>
              <w:t>10</w:t>
            </w:r>
          </w:p>
        </w:tc>
        <w:tc>
          <w:tcPr>
            <w:tcW w:w="567" w:type="dxa"/>
            <w:vAlign w:val="center"/>
          </w:tcPr>
          <w:p w14:paraId="0ED66CA8" w14:textId="77777777" w:rsidR="001974CC" w:rsidRDefault="001974CC" w:rsidP="001974CC">
            <w:pPr>
              <w:spacing w:before="40"/>
              <w:jc w:val="center"/>
              <w:rPr>
                <w:rFonts w:ascii="Arial" w:hAnsi="Arial"/>
                <w:sz w:val="18"/>
                <w:szCs w:val="18"/>
              </w:rPr>
            </w:pPr>
            <w:r>
              <w:rPr>
                <w:rFonts w:ascii="Arial" w:hAnsi="Arial"/>
                <w:sz w:val="18"/>
                <w:szCs w:val="18"/>
              </w:rPr>
              <w:t>13</w:t>
            </w:r>
          </w:p>
        </w:tc>
        <w:tc>
          <w:tcPr>
            <w:tcW w:w="567" w:type="dxa"/>
            <w:vAlign w:val="center"/>
          </w:tcPr>
          <w:p w14:paraId="0ED66CA9" w14:textId="77777777" w:rsidR="001974CC" w:rsidRDefault="001974CC" w:rsidP="001974CC">
            <w:pPr>
              <w:spacing w:before="40"/>
              <w:jc w:val="center"/>
              <w:rPr>
                <w:rFonts w:ascii="Arial" w:hAnsi="Arial"/>
                <w:sz w:val="18"/>
                <w:szCs w:val="18"/>
              </w:rPr>
            </w:pPr>
            <w:r>
              <w:rPr>
                <w:rFonts w:ascii="Arial" w:hAnsi="Arial"/>
                <w:sz w:val="18"/>
                <w:szCs w:val="18"/>
              </w:rPr>
              <w:t>01</w:t>
            </w:r>
          </w:p>
        </w:tc>
        <w:tc>
          <w:tcPr>
            <w:tcW w:w="567" w:type="dxa"/>
            <w:vAlign w:val="center"/>
          </w:tcPr>
          <w:p w14:paraId="0ED66CAA" w14:textId="77777777" w:rsidR="001974CC" w:rsidRDefault="001974CC" w:rsidP="001974CC">
            <w:pPr>
              <w:spacing w:before="40"/>
              <w:jc w:val="center"/>
              <w:rPr>
                <w:rFonts w:ascii="Arial" w:hAnsi="Arial"/>
                <w:sz w:val="18"/>
                <w:szCs w:val="18"/>
              </w:rPr>
            </w:pPr>
            <w:r>
              <w:rPr>
                <w:rFonts w:ascii="Arial" w:hAnsi="Arial"/>
                <w:sz w:val="18"/>
                <w:szCs w:val="18"/>
              </w:rPr>
              <w:t>04</w:t>
            </w:r>
          </w:p>
        </w:tc>
        <w:tc>
          <w:tcPr>
            <w:tcW w:w="3827" w:type="dxa"/>
          </w:tcPr>
          <w:p w14:paraId="0ED66CAB" w14:textId="77777777" w:rsidR="001974CC" w:rsidRDefault="001974CC" w:rsidP="001974CC">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Se actualiza los planos de las sedes y en ellos se especifican las áreas críticas.</w:t>
            </w:r>
          </w:p>
        </w:tc>
        <w:tc>
          <w:tcPr>
            <w:tcW w:w="1357" w:type="dxa"/>
            <w:vAlign w:val="center"/>
          </w:tcPr>
          <w:p w14:paraId="0ED66CAC" w14:textId="77777777" w:rsidR="001974CC" w:rsidRDefault="001974CC" w:rsidP="001974CC">
            <w:pPr>
              <w:spacing w:before="40"/>
              <w:jc w:val="center"/>
              <w:rPr>
                <w:rFonts w:ascii="Arial" w:hAnsi="Arial"/>
                <w:sz w:val="18"/>
                <w:szCs w:val="18"/>
              </w:rPr>
            </w:pPr>
            <w:r>
              <w:rPr>
                <w:rFonts w:ascii="Arial" w:hAnsi="Arial"/>
                <w:sz w:val="18"/>
                <w:szCs w:val="18"/>
              </w:rPr>
              <w:t>Paola Nates – Directora de Gestión Integral</w:t>
            </w:r>
          </w:p>
        </w:tc>
        <w:tc>
          <w:tcPr>
            <w:tcW w:w="1417" w:type="dxa"/>
            <w:vAlign w:val="center"/>
          </w:tcPr>
          <w:p w14:paraId="0ED66CAD" w14:textId="77777777" w:rsidR="001974CC" w:rsidRDefault="001974CC" w:rsidP="001974CC">
            <w:pPr>
              <w:spacing w:before="40"/>
              <w:jc w:val="center"/>
              <w:rPr>
                <w:rFonts w:ascii="Arial" w:hAnsi="Arial"/>
                <w:sz w:val="18"/>
                <w:szCs w:val="18"/>
              </w:rPr>
            </w:pPr>
            <w:r>
              <w:rPr>
                <w:rFonts w:ascii="Arial" w:hAnsi="Arial"/>
                <w:sz w:val="18"/>
                <w:szCs w:val="18"/>
              </w:rPr>
              <w:t>Paola Nates – Directora de Gestión Integral</w:t>
            </w:r>
          </w:p>
        </w:tc>
      </w:tr>
      <w:tr w:rsidR="000D342C" w:rsidRPr="008A2C67" w14:paraId="0ED66CB6" w14:textId="77777777">
        <w:trPr>
          <w:trHeight w:val="703"/>
        </w:trPr>
        <w:tc>
          <w:tcPr>
            <w:tcW w:w="881" w:type="dxa"/>
            <w:vAlign w:val="center"/>
          </w:tcPr>
          <w:p w14:paraId="0ED66CAF" w14:textId="77777777" w:rsidR="000D342C" w:rsidRDefault="000D342C" w:rsidP="001974CC">
            <w:pPr>
              <w:spacing w:before="40"/>
              <w:rPr>
                <w:rFonts w:ascii="Arial" w:hAnsi="Arial"/>
                <w:sz w:val="18"/>
                <w:szCs w:val="18"/>
              </w:rPr>
            </w:pPr>
            <w:r>
              <w:rPr>
                <w:rFonts w:ascii="Arial" w:hAnsi="Arial"/>
                <w:sz w:val="18"/>
                <w:szCs w:val="18"/>
              </w:rPr>
              <w:t>11</w:t>
            </w:r>
          </w:p>
        </w:tc>
        <w:tc>
          <w:tcPr>
            <w:tcW w:w="567" w:type="dxa"/>
            <w:vAlign w:val="center"/>
          </w:tcPr>
          <w:p w14:paraId="0ED66CB0" w14:textId="77777777" w:rsidR="000D342C" w:rsidRDefault="000D342C" w:rsidP="001974CC">
            <w:pPr>
              <w:spacing w:before="40"/>
              <w:jc w:val="center"/>
              <w:rPr>
                <w:rFonts w:ascii="Arial" w:hAnsi="Arial"/>
                <w:sz w:val="18"/>
                <w:szCs w:val="18"/>
              </w:rPr>
            </w:pPr>
            <w:r>
              <w:rPr>
                <w:rFonts w:ascii="Arial" w:hAnsi="Arial"/>
                <w:sz w:val="18"/>
                <w:szCs w:val="18"/>
              </w:rPr>
              <w:t>14</w:t>
            </w:r>
          </w:p>
        </w:tc>
        <w:tc>
          <w:tcPr>
            <w:tcW w:w="567" w:type="dxa"/>
            <w:vAlign w:val="center"/>
          </w:tcPr>
          <w:p w14:paraId="0ED66CB1" w14:textId="77777777" w:rsidR="000D342C" w:rsidRDefault="000D342C" w:rsidP="001974CC">
            <w:pPr>
              <w:spacing w:before="40"/>
              <w:jc w:val="center"/>
              <w:rPr>
                <w:rFonts w:ascii="Arial" w:hAnsi="Arial"/>
                <w:sz w:val="18"/>
                <w:szCs w:val="18"/>
              </w:rPr>
            </w:pPr>
            <w:r>
              <w:rPr>
                <w:rFonts w:ascii="Arial" w:hAnsi="Arial"/>
                <w:sz w:val="18"/>
                <w:szCs w:val="18"/>
              </w:rPr>
              <w:t>05</w:t>
            </w:r>
          </w:p>
        </w:tc>
        <w:tc>
          <w:tcPr>
            <w:tcW w:w="567" w:type="dxa"/>
            <w:vAlign w:val="center"/>
          </w:tcPr>
          <w:p w14:paraId="0ED66CB2" w14:textId="77777777" w:rsidR="000D342C" w:rsidRDefault="000D342C" w:rsidP="001974CC">
            <w:pPr>
              <w:spacing w:before="40"/>
              <w:jc w:val="center"/>
              <w:rPr>
                <w:rFonts w:ascii="Arial" w:hAnsi="Arial"/>
                <w:sz w:val="18"/>
                <w:szCs w:val="18"/>
              </w:rPr>
            </w:pPr>
            <w:r>
              <w:rPr>
                <w:rFonts w:ascii="Arial" w:hAnsi="Arial"/>
                <w:sz w:val="18"/>
                <w:szCs w:val="18"/>
              </w:rPr>
              <w:t>30</w:t>
            </w:r>
          </w:p>
        </w:tc>
        <w:tc>
          <w:tcPr>
            <w:tcW w:w="3827" w:type="dxa"/>
          </w:tcPr>
          <w:p w14:paraId="0ED66CB3" w14:textId="77777777" w:rsidR="000D342C" w:rsidRDefault="000D342C" w:rsidP="001974CC">
            <w:pPr>
              <w:overflowPunct w:val="0"/>
              <w:autoSpaceDE w:val="0"/>
              <w:autoSpaceDN w:val="0"/>
              <w:adjustRightInd w:val="0"/>
              <w:spacing w:before="40"/>
              <w:jc w:val="both"/>
              <w:textAlignment w:val="baseline"/>
              <w:rPr>
                <w:rFonts w:ascii="Arial" w:hAnsi="Arial"/>
                <w:sz w:val="18"/>
                <w:szCs w:val="18"/>
              </w:rPr>
            </w:pPr>
            <w:r>
              <w:rPr>
                <w:rFonts w:ascii="Arial" w:hAnsi="Arial"/>
                <w:sz w:val="18"/>
                <w:szCs w:val="18"/>
              </w:rPr>
              <w:t xml:space="preserve">Se actualizaron las condiciones de entrada de personal visitante a las instalaciones administrativas de la </w:t>
            </w:r>
            <w:r w:rsidR="00422E69">
              <w:rPr>
                <w:rFonts w:ascii="Arial" w:hAnsi="Arial"/>
                <w:sz w:val="18"/>
                <w:szCs w:val="18"/>
              </w:rPr>
              <w:t>compañía</w:t>
            </w:r>
          </w:p>
        </w:tc>
        <w:tc>
          <w:tcPr>
            <w:tcW w:w="1357" w:type="dxa"/>
            <w:vAlign w:val="center"/>
          </w:tcPr>
          <w:p w14:paraId="0ED66CB4" w14:textId="77777777" w:rsidR="000D342C" w:rsidRDefault="000D342C" w:rsidP="000D342C">
            <w:pPr>
              <w:spacing w:before="40"/>
              <w:jc w:val="center"/>
              <w:rPr>
                <w:rFonts w:ascii="Arial" w:hAnsi="Arial"/>
                <w:sz w:val="18"/>
                <w:szCs w:val="18"/>
              </w:rPr>
            </w:pPr>
            <w:r>
              <w:rPr>
                <w:rFonts w:ascii="Arial" w:hAnsi="Arial"/>
                <w:sz w:val="18"/>
                <w:szCs w:val="18"/>
              </w:rPr>
              <w:t>Jhon Romero – Gerente de Operaciones</w:t>
            </w:r>
          </w:p>
        </w:tc>
        <w:tc>
          <w:tcPr>
            <w:tcW w:w="1417" w:type="dxa"/>
            <w:vAlign w:val="center"/>
          </w:tcPr>
          <w:p w14:paraId="0ED66CB5" w14:textId="77777777" w:rsidR="000D342C" w:rsidRDefault="000D342C" w:rsidP="001974CC">
            <w:pPr>
              <w:spacing w:before="40"/>
              <w:jc w:val="center"/>
              <w:rPr>
                <w:rFonts w:ascii="Arial" w:hAnsi="Arial"/>
                <w:sz w:val="18"/>
                <w:szCs w:val="18"/>
              </w:rPr>
            </w:pPr>
            <w:r>
              <w:rPr>
                <w:rFonts w:ascii="Arial" w:hAnsi="Arial"/>
                <w:sz w:val="18"/>
                <w:szCs w:val="18"/>
              </w:rPr>
              <w:t xml:space="preserve">Javier Garcia – Director de </w:t>
            </w:r>
            <w:r w:rsidR="00A56D89">
              <w:rPr>
                <w:rFonts w:ascii="Arial" w:hAnsi="Arial"/>
                <w:sz w:val="18"/>
                <w:szCs w:val="18"/>
              </w:rPr>
              <w:t>Operaciones</w:t>
            </w:r>
          </w:p>
        </w:tc>
      </w:tr>
      <w:tr w:rsidR="00463D9F" w:rsidRPr="008A2C67" w14:paraId="0ED66CC0" w14:textId="77777777">
        <w:trPr>
          <w:trHeight w:val="703"/>
        </w:trPr>
        <w:tc>
          <w:tcPr>
            <w:tcW w:w="881" w:type="dxa"/>
            <w:vAlign w:val="center"/>
          </w:tcPr>
          <w:p w14:paraId="0ED66CB7" w14:textId="77777777" w:rsidR="00463D9F" w:rsidRDefault="00463D9F" w:rsidP="001974CC">
            <w:pPr>
              <w:spacing w:before="40"/>
              <w:rPr>
                <w:rFonts w:ascii="Arial" w:hAnsi="Arial"/>
                <w:sz w:val="18"/>
                <w:szCs w:val="18"/>
              </w:rPr>
            </w:pPr>
            <w:r>
              <w:rPr>
                <w:rFonts w:ascii="Arial" w:hAnsi="Arial"/>
                <w:sz w:val="18"/>
                <w:szCs w:val="18"/>
              </w:rPr>
              <w:t>12</w:t>
            </w:r>
          </w:p>
        </w:tc>
        <w:tc>
          <w:tcPr>
            <w:tcW w:w="567" w:type="dxa"/>
            <w:vAlign w:val="center"/>
          </w:tcPr>
          <w:p w14:paraId="0ED66CB8" w14:textId="77777777" w:rsidR="00463D9F" w:rsidRDefault="00463D9F" w:rsidP="001974CC">
            <w:pPr>
              <w:spacing w:before="40"/>
              <w:jc w:val="center"/>
              <w:rPr>
                <w:rFonts w:ascii="Arial" w:hAnsi="Arial"/>
                <w:sz w:val="18"/>
                <w:szCs w:val="18"/>
              </w:rPr>
            </w:pPr>
            <w:r>
              <w:rPr>
                <w:rFonts w:ascii="Arial" w:hAnsi="Arial"/>
                <w:sz w:val="18"/>
                <w:szCs w:val="18"/>
              </w:rPr>
              <w:t>14</w:t>
            </w:r>
          </w:p>
        </w:tc>
        <w:tc>
          <w:tcPr>
            <w:tcW w:w="567" w:type="dxa"/>
            <w:vAlign w:val="center"/>
          </w:tcPr>
          <w:p w14:paraId="0ED66CB9" w14:textId="77777777" w:rsidR="00463D9F" w:rsidRDefault="00463D9F" w:rsidP="001974CC">
            <w:pPr>
              <w:spacing w:before="40"/>
              <w:jc w:val="center"/>
              <w:rPr>
                <w:rFonts w:ascii="Arial" w:hAnsi="Arial"/>
                <w:sz w:val="18"/>
                <w:szCs w:val="18"/>
              </w:rPr>
            </w:pPr>
            <w:r>
              <w:rPr>
                <w:rFonts w:ascii="Arial" w:hAnsi="Arial"/>
                <w:sz w:val="18"/>
                <w:szCs w:val="18"/>
              </w:rPr>
              <w:t>0</w:t>
            </w:r>
            <w:r w:rsidR="00D6211E">
              <w:rPr>
                <w:rFonts w:ascii="Arial" w:hAnsi="Arial"/>
                <w:sz w:val="18"/>
                <w:szCs w:val="18"/>
              </w:rPr>
              <w:t>9</w:t>
            </w:r>
          </w:p>
        </w:tc>
        <w:tc>
          <w:tcPr>
            <w:tcW w:w="567" w:type="dxa"/>
            <w:vAlign w:val="center"/>
          </w:tcPr>
          <w:p w14:paraId="0ED66CBA" w14:textId="77777777" w:rsidR="00463D9F" w:rsidRDefault="00D6211E" w:rsidP="001974CC">
            <w:pPr>
              <w:spacing w:before="40"/>
              <w:jc w:val="center"/>
              <w:rPr>
                <w:rFonts w:ascii="Arial" w:hAnsi="Arial"/>
                <w:sz w:val="18"/>
                <w:szCs w:val="18"/>
              </w:rPr>
            </w:pPr>
            <w:r>
              <w:rPr>
                <w:rFonts w:ascii="Arial" w:hAnsi="Arial"/>
                <w:sz w:val="18"/>
                <w:szCs w:val="18"/>
              </w:rPr>
              <w:t>11</w:t>
            </w:r>
          </w:p>
        </w:tc>
        <w:tc>
          <w:tcPr>
            <w:tcW w:w="3827" w:type="dxa"/>
          </w:tcPr>
          <w:p w14:paraId="0ED66CBB" w14:textId="77777777" w:rsidR="00463D9F" w:rsidRPr="004B32F5" w:rsidRDefault="00463D9F" w:rsidP="00463D9F">
            <w:pPr>
              <w:pStyle w:val="Prrafodelista"/>
              <w:numPr>
                <w:ilvl w:val="0"/>
                <w:numId w:val="35"/>
              </w:numPr>
              <w:jc w:val="both"/>
              <w:rPr>
                <w:rFonts w:ascii="Arial" w:hAnsi="Arial" w:cs="Arial"/>
                <w:sz w:val="24"/>
                <w:szCs w:val="24"/>
              </w:rPr>
            </w:pPr>
            <w:r>
              <w:rPr>
                <w:rFonts w:ascii="Arial" w:hAnsi="Arial"/>
                <w:sz w:val="18"/>
                <w:szCs w:val="18"/>
              </w:rPr>
              <w:t xml:space="preserve">Se añade </w:t>
            </w:r>
            <w:r w:rsidRPr="004B32F5">
              <w:rPr>
                <w:rFonts w:ascii="Arial" w:hAnsi="Arial"/>
                <w:sz w:val="18"/>
                <w:szCs w:val="18"/>
              </w:rPr>
              <w:t xml:space="preserve"> La Recepcionista no deberá exigir la cedula a ningún visitante pues estaría </w:t>
            </w:r>
            <w:r w:rsidR="005E5A2B" w:rsidRPr="004B32F5">
              <w:rPr>
                <w:rFonts w:ascii="Arial" w:hAnsi="Arial"/>
                <w:sz w:val="18"/>
                <w:szCs w:val="18"/>
              </w:rPr>
              <w:t>incumplimiento</w:t>
            </w:r>
            <w:r w:rsidRPr="004B32F5">
              <w:rPr>
                <w:rFonts w:ascii="Arial" w:hAnsi="Arial"/>
                <w:sz w:val="18"/>
                <w:szCs w:val="18"/>
              </w:rPr>
              <w:t xml:space="preserve"> a la norma emitida por la superintendencia de vigilancia, salvo en el caso que este sea el único documento de identificación que tenga el visitante y este acceda voluntariamente a dejarlo en recepción durante su permanencia.</w:t>
            </w:r>
          </w:p>
          <w:p w14:paraId="0ED66CBC" w14:textId="1872D5B2" w:rsidR="00463D9F" w:rsidRPr="004B32F5" w:rsidRDefault="00463D9F" w:rsidP="004B32F5">
            <w:pPr>
              <w:pStyle w:val="Prrafodelista"/>
              <w:numPr>
                <w:ilvl w:val="0"/>
                <w:numId w:val="35"/>
              </w:numPr>
              <w:jc w:val="both"/>
              <w:rPr>
                <w:rFonts w:ascii="Arial" w:hAnsi="Arial" w:cs="Arial"/>
                <w:sz w:val="24"/>
                <w:szCs w:val="24"/>
              </w:rPr>
            </w:pPr>
            <w:r>
              <w:rPr>
                <w:rFonts w:ascii="Arial" w:hAnsi="Arial"/>
                <w:sz w:val="18"/>
                <w:szCs w:val="18"/>
              </w:rPr>
              <w:t>Se establecen responsabilidades del Gerente de Operaciones co</w:t>
            </w:r>
            <w:r w:rsidR="00E7409D">
              <w:rPr>
                <w:rFonts w:ascii="Arial" w:hAnsi="Arial"/>
                <w:sz w:val="18"/>
                <w:szCs w:val="18"/>
              </w:rPr>
              <w:t>m</w:t>
            </w:r>
            <w:r>
              <w:rPr>
                <w:rFonts w:ascii="Arial" w:hAnsi="Arial"/>
                <w:sz w:val="18"/>
                <w:szCs w:val="18"/>
              </w:rPr>
              <w:t>o jefe de Seguridad de Grupo H&amp;L y se actualiza</w:t>
            </w:r>
            <w:ins w:id="4" w:author="Julieth Viviana Puerto Rozo" w:date="2016-04-20T12:35:00Z">
              <w:r w:rsidR="00450291">
                <w:rPr>
                  <w:rFonts w:ascii="Arial" w:hAnsi="Arial"/>
                  <w:sz w:val="18"/>
                  <w:szCs w:val="18"/>
                </w:rPr>
                <w:t>n</w:t>
              </w:r>
            </w:ins>
            <w:r>
              <w:rPr>
                <w:rFonts w:ascii="Arial" w:hAnsi="Arial"/>
                <w:sz w:val="18"/>
                <w:szCs w:val="18"/>
              </w:rPr>
              <w:t xml:space="preserve"> el nombre de los cargos.</w:t>
            </w:r>
          </w:p>
          <w:p w14:paraId="0ED66CBD" w14:textId="77777777" w:rsidR="004B32F5" w:rsidRPr="004B32F5" w:rsidRDefault="00C31F1E" w:rsidP="004B32F5">
            <w:pPr>
              <w:pStyle w:val="Prrafodelista"/>
              <w:numPr>
                <w:ilvl w:val="0"/>
                <w:numId w:val="35"/>
              </w:numPr>
              <w:jc w:val="both"/>
              <w:rPr>
                <w:rFonts w:ascii="Arial" w:hAnsi="Arial" w:cs="Arial"/>
                <w:sz w:val="24"/>
                <w:szCs w:val="24"/>
              </w:rPr>
            </w:pPr>
            <w:r>
              <w:rPr>
                <w:rFonts w:ascii="Arial" w:hAnsi="Arial"/>
                <w:sz w:val="18"/>
                <w:szCs w:val="18"/>
              </w:rPr>
              <w:t>Se define el control de ingreso al armerillo, se modifica el numeral 7.13 de acuerdo al instructivo CO-6IT-03</w:t>
            </w:r>
          </w:p>
        </w:tc>
        <w:tc>
          <w:tcPr>
            <w:tcW w:w="1357" w:type="dxa"/>
            <w:vAlign w:val="center"/>
          </w:tcPr>
          <w:p w14:paraId="0ED66CBE" w14:textId="77777777" w:rsidR="00463D9F" w:rsidRDefault="00463D9F" w:rsidP="000D342C">
            <w:pPr>
              <w:spacing w:before="40"/>
              <w:jc w:val="center"/>
              <w:rPr>
                <w:rFonts w:ascii="Arial" w:hAnsi="Arial"/>
                <w:sz w:val="18"/>
                <w:szCs w:val="18"/>
              </w:rPr>
            </w:pPr>
            <w:r>
              <w:rPr>
                <w:rFonts w:ascii="Arial" w:hAnsi="Arial"/>
                <w:sz w:val="18"/>
                <w:szCs w:val="18"/>
              </w:rPr>
              <w:t>Bryant Cifuentes Maza – Analista de Procesos de Operaciones Honor</w:t>
            </w:r>
          </w:p>
        </w:tc>
        <w:tc>
          <w:tcPr>
            <w:tcW w:w="1417" w:type="dxa"/>
            <w:vAlign w:val="center"/>
          </w:tcPr>
          <w:p w14:paraId="0ED66CBF" w14:textId="77777777" w:rsidR="00463D9F" w:rsidRDefault="004836A7" w:rsidP="001974CC">
            <w:pPr>
              <w:spacing w:before="40"/>
              <w:jc w:val="center"/>
              <w:rPr>
                <w:rFonts w:ascii="Arial" w:hAnsi="Arial"/>
                <w:sz w:val="18"/>
                <w:szCs w:val="18"/>
              </w:rPr>
            </w:pPr>
            <w:r>
              <w:rPr>
                <w:rFonts w:ascii="Arial" w:hAnsi="Arial"/>
                <w:sz w:val="18"/>
                <w:szCs w:val="18"/>
              </w:rPr>
              <w:t>Javier García -  Director de Operaciones</w:t>
            </w:r>
          </w:p>
        </w:tc>
      </w:tr>
      <w:tr w:rsidR="00450291" w:rsidRPr="008A2C67" w14:paraId="0C9C92FB" w14:textId="77777777">
        <w:trPr>
          <w:trHeight w:val="703"/>
        </w:trPr>
        <w:tc>
          <w:tcPr>
            <w:tcW w:w="881" w:type="dxa"/>
            <w:vAlign w:val="center"/>
          </w:tcPr>
          <w:p w14:paraId="0F68DDC1" w14:textId="355DD77C" w:rsidR="00450291" w:rsidRDefault="00450291" w:rsidP="001974CC">
            <w:pPr>
              <w:spacing w:before="40"/>
              <w:rPr>
                <w:rFonts w:ascii="Arial" w:hAnsi="Arial"/>
                <w:sz w:val="18"/>
                <w:szCs w:val="18"/>
              </w:rPr>
            </w:pPr>
            <w:r>
              <w:rPr>
                <w:rFonts w:ascii="Arial" w:hAnsi="Arial"/>
                <w:sz w:val="18"/>
                <w:szCs w:val="18"/>
              </w:rPr>
              <w:t>13</w:t>
            </w:r>
          </w:p>
        </w:tc>
        <w:tc>
          <w:tcPr>
            <w:tcW w:w="567" w:type="dxa"/>
            <w:vAlign w:val="center"/>
          </w:tcPr>
          <w:p w14:paraId="450FF9F9" w14:textId="165E307B" w:rsidR="00450291" w:rsidRDefault="00450291" w:rsidP="001974CC">
            <w:pPr>
              <w:spacing w:before="40"/>
              <w:jc w:val="center"/>
              <w:rPr>
                <w:rFonts w:ascii="Arial" w:hAnsi="Arial"/>
                <w:sz w:val="18"/>
                <w:szCs w:val="18"/>
              </w:rPr>
            </w:pPr>
            <w:r>
              <w:rPr>
                <w:rFonts w:ascii="Arial" w:hAnsi="Arial"/>
                <w:sz w:val="18"/>
                <w:szCs w:val="18"/>
              </w:rPr>
              <w:t>15</w:t>
            </w:r>
          </w:p>
        </w:tc>
        <w:tc>
          <w:tcPr>
            <w:tcW w:w="567" w:type="dxa"/>
            <w:vAlign w:val="center"/>
          </w:tcPr>
          <w:p w14:paraId="10F59C87" w14:textId="6D837D2E" w:rsidR="00450291" w:rsidRDefault="00450291" w:rsidP="001974CC">
            <w:pPr>
              <w:spacing w:before="40"/>
              <w:jc w:val="center"/>
              <w:rPr>
                <w:rFonts w:ascii="Arial" w:hAnsi="Arial"/>
                <w:sz w:val="18"/>
                <w:szCs w:val="18"/>
              </w:rPr>
            </w:pPr>
            <w:r>
              <w:rPr>
                <w:rFonts w:ascii="Arial" w:hAnsi="Arial"/>
                <w:sz w:val="18"/>
                <w:szCs w:val="18"/>
              </w:rPr>
              <w:t>04</w:t>
            </w:r>
          </w:p>
        </w:tc>
        <w:tc>
          <w:tcPr>
            <w:tcW w:w="567" w:type="dxa"/>
            <w:vAlign w:val="center"/>
          </w:tcPr>
          <w:p w14:paraId="39829D11" w14:textId="36769DA0" w:rsidR="00450291" w:rsidRDefault="00450291" w:rsidP="001974CC">
            <w:pPr>
              <w:spacing w:before="40"/>
              <w:jc w:val="center"/>
              <w:rPr>
                <w:rFonts w:ascii="Arial" w:hAnsi="Arial"/>
                <w:sz w:val="18"/>
                <w:szCs w:val="18"/>
              </w:rPr>
            </w:pPr>
            <w:r>
              <w:rPr>
                <w:rFonts w:ascii="Arial" w:hAnsi="Arial"/>
                <w:sz w:val="18"/>
                <w:szCs w:val="18"/>
              </w:rPr>
              <w:t>20</w:t>
            </w:r>
          </w:p>
        </w:tc>
        <w:tc>
          <w:tcPr>
            <w:tcW w:w="3827" w:type="dxa"/>
          </w:tcPr>
          <w:p w14:paraId="62D06D97" w14:textId="04F42729" w:rsidR="00450291" w:rsidRDefault="00906B92" w:rsidP="00463D9F">
            <w:pPr>
              <w:pStyle w:val="Prrafodelista"/>
              <w:numPr>
                <w:ilvl w:val="0"/>
                <w:numId w:val="35"/>
              </w:numPr>
              <w:jc w:val="both"/>
              <w:rPr>
                <w:rFonts w:ascii="Arial" w:hAnsi="Arial"/>
                <w:sz w:val="18"/>
                <w:szCs w:val="18"/>
              </w:rPr>
            </w:pPr>
            <w:r>
              <w:rPr>
                <w:rFonts w:ascii="Arial" w:hAnsi="Arial"/>
                <w:sz w:val="18"/>
                <w:szCs w:val="18"/>
              </w:rPr>
              <w:t xml:space="preserve">Se adiciona </w:t>
            </w:r>
            <w:r w:rsidR="00450291">
              <w:rPr>
                <w:rFonts w:ascii="Arial" w:hAnsi="Arial"/>
                <w:sz w:val="18"/>
                <w:szCs w:val="18"/>
              </w:rPr>
              <w:t>Procedimiento para personal no autorizado</w:t>
            </w:r>
            <w:r>
              <w:rPr>
                <w:rFonts w:ascii="Arial" w:hAnsi="Arial"/>
                <w:sz w:val="18"/>
                <w:szCs w:val="18"/>
              </w:rPr>
              <w:t xml:space="preserve">, el cual se especifica en el numeral 7.1.2 </w:t>
            </w:r>
            <w:r>
              <w:rPr>
                <w:rFonts w:ascii="Arial" w:hAnsi="Arial"/>
                <w:i/>
                <w:sz w:val="18"/>
                <w:szCs w:val="18"/>
              </w:rPr>
              <w:t>PERSONAL NO AUTORIZADO,</w:t>
            </w:r>
          </w:p>
        </w:tc>
        <w:tc>
          <w:tcPr>
            <w:tcW w:w="1357" w:type="dxa"/>
            <w:vAlign w:val="center"/>
          </w:tcPr>
          <w:p w14:paraId="71092094" w14:textId="6481DD56" w:rsidR="00450291" w:rsidRDefault="00450291" w:rsidP="000D342C">
            <w:pPr>
              <w:spacing w:before="40"/>
              <w:jc w:val="center"/>
              <w:rPr>
                <w:rFonts w:ascii="Arial" w:hAnsi="Arial"/>
                <w:sz w:val="18"/>
                <w:szCs w:val="18"/>
              </w:rPr>
            </w:pPr>
            <w:r>
              <w:rPr>
                <w:rFonts w:ascii="Arial" w:hAnsi="Arial"/>
                <w:sz w:val="18"/>
                <w:szCs w:val="18"/>
              </w:rPr>
              <w:t xml:space="preserve">Julieth Puerto-Analista de Procesos Operaciones Honor </w:t>
            </w:r>
          </w:p>
        </w:tc>
        <w:tc>
          <w:tcPr>
            <w:tcW w:w="1417" w:type="dxa"/>
            <w:vAlign w:val="center"/>
          </w:tcPr>
          <w:p w14:paraId="0575165E" w14:textId="77777777" w:rsidR="00450291" w:rsidRDefault="00450291" w:rsidP="001974CC">
            <w:pPr>
              <w:spacing w:before="40"/>
              <w:jc w:val="center"/>
              <w:rPr>
                <w:rFonts w:ascii="Arial" w:hAnsi="Arial"/>
                <w:sz w:val="18"/>
                <w:szCs w:val="18"/>
              </w:rPr>
            </w:pPr>
            <w:r>
              <w:rPr>
                <w:rFonts w:ascii="Arial" w:hAnsi="Arial"/>
                <w:sz w:val="18"/>
                <w:szCs w:val="18"/>
              </w:rPr>
              <w:t xml:space="preserve">Jose Alberto González- Director de Operaciones </w:t>
            </w:r>
          </w:p>
          <w:p w14:paraId="1C221006" w14:textId="77777777" w:rsidR="00450291" w:rsidRDefault="00450291" w:rsidP="001974CC">
            <w:pPr>
              <w:spacing w:before="40"/>
              <w:jc w:val="center"/>
              <w:rPr>
                <w:rFonts w:ascii="Arial" w:hAnsi="Arial"/>
                <w:sz w:val="18"/>
                <w:szCs w:val="18"/>
              </w:rPr>
            </w:pPr>
            <w:r>
              <w:rPr>
                <w:rFonts w:ascii="Arial" w:hAnsi="Arial"/>
                <w:sz w:val="18"/>
                <w:szCs w:val="18"/>
              </w:rPr>
              <w:t xml:space="preserve">Edgar González </w:t>
            </w:r>
          </w:p>
          <w:p w14:paraId="0633CF19" w14:textId="20A8C037" w:rsidR="00450291" w:rsidRDefault="00450291" w:rsidP="001974CC">
            <w:pPr>
              <w:spacing w:before="40"/>
              <w:jc w:val="center"/>
              <w:rPr>
                <w:rFonts w:ascii="Arial" w:hAnsi="Arial"/>
                <w:sz w:val="18"/>
                <w:szCs w:val="18"/>
              </w:rPr>
            </w:pPr>
            <w:r>
              <w:rPr>
                <w:rFonts w:ascii="Arial" w:hAnsi="Arial"/>
                <w:sz w:val="18"/>
                <w:szCs w:val="18"/>
              </w:rPr>
              <w:t>Gerente de Operaciones</w:t>
            </w:r>
          </w:p>
        </w:tc>
      </w:tr>
    </w:tbl>
    <w:p w14:paraId="0ED66CC1" w14:textId="61CD6BAD" w:rsidR="00A64F2B" w:rsidRDefault="00861A33" w:rsidP="0050172F">
      <w:pPr>
        <w:pStyle w:val="Textoindependiente2"/>
        <w:jc w:val="both"/>
        <w:rPr>
          <w:rFonts w:ascii="Arial" w:hAnsi="Arial" w:cs="Arial"/>
          <w:b w:val="0"/>
          <w:sz w:val="24"/>
          <w:szCs w:val="24"/>
          <w:lang w:val="es-ES"/>
        </w:rPr>
      </w:pPr>
      <w:r>
        <w:rPr>
          <w:rFonts w:ascii="Arial" w:hAnsi="Arial" w:cs="Arial"/>
          <w:b w:val="0"/>
          <w:sz w:val="24"/>
          <w:szCs w:val="24"/>
        </w:rPr>
        <w:br w:type="page"/>
      </w:r>
      <w:r w:rsidR="00A64F2B" w:rsidRPr="00C218F1">
        <w:rPr>
          <w:rFonts w:ascii="Arial" w:hAnsi="Arial" w:cs="Arial"/>
          <w:b w:val="0"/>
          <w:sz w:val="24"/>
          <w:szCs w:val="24"/>
          <w:lang w:val="es-ES"/>
        </w:rPr>
        <w:lastRenderedPageBreak/>
        <w:t xml:space="preserve">Anexo 1: </w:t>
      </w:r>
      <w:r w:rsidR="00270CAB" w:rsidRPr="00C218F1">
        <w:rPr>
          <w:rFonts w:ascii="Arial" w:hAnsi="Arial" w:cs="Arial"/>
          <w:b w:val="0"/>
          <w:sz w:val="24"/>
          <w:szCs w:val="24"/>
          <w:lang w:val="es-ES"/>
        </w:rPr>
        <w:t xml:space="preserve">Lista de chequeo </w:t>
      </w:r>
      <w:r w:rsidR="00A64F2B" w:rsidRPr="00C218F1">
        <w:rPr>
          <w:rFonts w:ascii="Arial" w:hAnsi="Arial" w:cs="Arial"/>
          <w:b w:val="0"/>
          <w:sz w:val="24"/>
          <w:szCs w:val="24"/>
          <w:lang w:val="es-ES"/>
        </w:rPr>
        <w:t>instalaciones Honor</w:t>
      </w:r>
      <w:r w:rsidR="00270CAB" w:rsidRPr="00C218F1">
        <w:rPr>
          <w:rFonts w:ascii="Arial" w:hAnsi="Arial" w:cs="Arial"/>
          <w:b w:val="0"/>
          <w:sz w:val="24"/>
          <w:szCs w:val="24"/>
          <w:lang w:val="es-ES"/>
        </w:rPr>
        <w:t>&amp; Laurel</w:t>
      </w:r>
    </w:p>
    <w:p w14:paraId="0ED66CC2" w14:textId="77777777" w:rsidR="00C218F1" w:rsidRDefault="00C218F1" w:rsidP="0050172F">
      <w:pPr>
        <w:pStyle w:val="Textoindependiente2"/>
        <w:jc w:val="both"/>
        <w:rPr>
          <w:rFonts w:ascii="Arial" w:hAnsi="Arial" w:cs="Arial"/>
          <w:b w:val="0"/>
          <w:sz w:val="24"/>
          <w:szCs w:val="24"/>
          <w:lang w:val="es-ES"/>
        </w:rPr>
      </w:pPr>
    </w:p>
    <w:p w14:paraId="0ED66CC3" w14:textId="77777777" w:rsidR="00C218F1" w:rsidRPr="00C218F1" w:rsidRDefault="00C218F1" w:rsidP="00C218F1">
      <w:pPr>
        <w:pStyle w:val="Textoindependiente2"/>
        <w:rPr>
          <w:rFonts w:ascii="Arial" w:hAnsi="Arial" w:cs="Arial"/>
          <w:b w:val="0"/>
          <w:sz w:val="24"/>
          <w:szCs w:val="24"/>
          <w:lang w:val="es-ES"/>
        </w:rPr>
      </w:pPr>
      <w:r w:rsidRPr="00C218F1">
        <w:rPr>
          <w:noProof/>
          <w:szCs w:val="24"/>
          <w:lang w:val="es-CO" w:eastAsia="es-CO"/>
        </w:rPr>
        <w:drawing>
          <wp:inline distT="0" distB="0" distL="0" distR="0" wp14:anchorId="0ED66D2D" wp14:editId="0ED66D2E">
            <wp:extent cx="5348487" cy="6694098"/>
            <wp:effectExtent l="19050" t="0" r="4563"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355188" cy="6702484"/>
                    </a:xfrm>
                    <a:prstGeom prst="rect">
                      <a:avLst/>
                    </a:prstGeom>
                    <a:noFill/>
                    <a:ln w="9525">
                      <a:noFill/>
                      <a:miter lim="800000"/>
                      <a:headEnd/>
                      <a:tailEnd/>
                    </a:ln>
                  </pic:spPr>
                </pic:pic>
              </a:graphicData>
            </a:graphic>
          </wp:inline>
        </w:drawing>
      </w:r>
    </w:p>
    <w:p w14:paraId="0ED66CC4" w14:textId="77777777" w:rsidR="007D1BB1" w:rsidRDefault="007D1BB1" w:rsidP="00A64F2B">
      <w:pPr>
        <w:pStyle w:val="Textoindependiente2"/>
        <w:jc w:val="both"/>
        <w:rPr>
          <w:rFonts w:ascii="Arial" w:hAnsi="Arial" w:cs="Arial"/>
          <w:b w:val="0"/>
          <w:sz w:val="24"/>
          <w:szCs w:val="24"/>
          <w:lang w:val="es-ES"/>
        </w:rPr>
      </w:pPr>
    </w:p>
    <w:p w14:paraId="0ED66CC5" w14:textId="77777777" w:rsidR="00270CAB" w:rsidRDefault="00270CAB" w:rsidP="00A64F2B">
      <w:pPr>
        <w:pStyle w:val="Textoindependiente2"/>
        <w:jc w:val="both"/>
        <w:rPr>
          <w:rFonts w:ascii="Arial" w:hAnsi="Arial" w:cs="Arial"/>
          <w:b w:val="0"/>
          <w:sz w:val="24"/>
          <w:szCs w:val="24"/>
          <w:lang w:val="es-ES"/>
        </w:rPr>
      </w:pPr>
    </w:p>
    <w:p w14:paraId="0ED66CC6" w14:textId="017DDC4A" w:rsidR="00994374" w:rsidRDefault="00B43F7C">
      <w:pPr>
        <w:tabs>
          <w:tab w:val="left" w:pos="1038"/>
        </w:tabs>
        <w:rPr>
          <w:rFonts w:ascii="Arial" w:hAnsi="Arial" w:cs="Arial"/>
          <w:bCs/>
          <w:sz w:val="24"/>
          <w:szCs w:val="24"/>
        </w:rPr>
      </w:pPr>
      <w:r w:rsidRPr="00C218F1">
        <w:rPr>
          <w:rFonts w:ascii="Arial" w:hAnsi="Arial" w:cs="Arial"/>
          <w:bCs/>
          <w:sz w:val="24"/>
          <w:szCs w:val="24"/>
        </w:rPr>
        <w:lastRenderedPageBreak/>
        <w:t xml:space="preserve">Anexo </w:t>
      </w:r>
      <w:r w:rsidR="00A56D89">
        <w:rPr>
          <w:rFonts w:ascii="Arial" w:hAnsi="Arial" w:cs="Arial"/>
          <w:bCs/>
          <w:sz w:val="24"/>
          <w:szCs w:val="24"/>
        </w:rPr>
        <w:t>2</w:t>
      </w:r>
      <w:r w:rsidR="00BE4B16" w:rsidRPr="00C218F1">
        <w:rPr>
          <w:rFonts w:ascii="Arial" w:hAnsi="Arial" w:cs="Arial"/>
          <w:bCs/>
          <w:sz w:val="24"/>
          <w:szCs w:val="24"/>
        </w:rPr>
        <w:t>:</w:t>
      </w:r>
      <w:ins w:id="5" w:author="Julieth Viviana Puerto Rozo" w:date="2016-04-15T11:11:00Z">
        <w:r w:rsidR="007C6CDA">
          <w:rPr>
            <w:rFonts w:ascii="Arial" w:hAnsi="Arial" w:cs="Arial"/>
            <w:bCs/>
            <w:sz w:val="24"/>
            <w:szCs w:val="24"/>
          </w:rPr>
          <w:t xml:space="preserve"> </w:t>
        </w:r>
      </w:ins>
      <w:r w:rsidR="00F73126" w:rsidRPr="00C218F1">
        <w:rPr>
          <w:rFonts w:ascii="Arial" w:hAnsi="Arial" w:cs="Arial"/>
          <w:bCs/>
          <w:sz w:val="24"/>
          <w:szCs w:val="24"/>
        </w:rPr>
        <w:t>Registro i</w:t>
      </w:r>
      <w:r w:rsidR="00016D47" w:rsidRPr="00C218F1">
        <w:rPr>
          <w:rFonts w:ascii="Arial" w:hAnsi="Arial" w:cs="Arial"/>
          <w:bCs/>
          <w:sz w:val="24"/>
          <w:szCs w:val="24"/>
        </w:rPr>
        <w:t xml:space="preserve">ngreso de personal </w:t>
      </w:r>
      <w:r w:rsidR="00081B05" w:rsidRPr="00C218F1">
        <w:rPr>
          <w:rFonts w:ascii="Arial" w:hAnsi="Arial" w:cs="Arial"/>
          <w:bCs/>
          <w:sz w:val="24"/>
          <w:szCs w:val="24"/>
        </w:rPr>
        <w:t>autorizado</w:t>
      </w:r>
    </w:p>
    <w:p w14:paraId="0ED66CC7" w14:textId="77777777" w:rsidR="00C218F1" w:rsidRDefault="00C218F1">
      <w:pPr>
        <w:tabs>
          <w:tab w:val="left" w:pos="1038"/>
        </w:tabs>
        <w:rPr>
          <w:rFonts w:ascii="Arial" w:hAnsi="Arial" w:cs="Arial"/>
          <w:bCs/>
          <w:sz w:val="24"/>
          <w:szCs w:val="24"/>
        </w:rPr>
      </w:pPr>
    </w:p>
    <w:p w14:paraId="0ED66CC8" w14:textId="77777777" w:rsidR="00C218F1" w:rsidRPr="00C218F1" w:rsidRDefault="00C218F1" w:rsidP="00C218F1">
      <w:pPr>
        <w:tabs>
          <w:tab w:val="left" w:pos="1038"/>
        </w:tabs>
        <w:jc w:val="center"/>
        <w:rPr>
          <w:rFonts w:ascii="Arial" w:hAnsi="Arial" w:cs="Arial"/>
          <w:bCs/>
          <w:sz w:val="24"/>
          <w:szCs w:val="24"/>
        </w:rPr>
      </w:pPr>
      <w:r w:rsidRPr="00C218F1">
        <w:rPr>
          <w:noProof/>
          <w:szCs w:val="24"/>
          <w:lang w:val="es-CO" w:eastAsia="es-CO"/>
        </w:rPr>
        <w:drawing>
          <wp:inline distT="0" distB="0" distL="0" distR="0" wp14:anchorId="0ED66D2F" wp14:editId="0ED66D30">
            <wp:extent cx="5400040" cy="3937060"/>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3937060"/>
                    </a:xfrm>
                    <a:prstGeom prst="rect">
                      <a:avLst/>
                    </a:prstGeom>
                    <a:noFill/>
                    <a:ln w="9525">
                      <a:noFill/>
                      <a:miter lim="800000"/>
                      <a:headEnd/>
                      <a:tailEnd/>
                    </a:ln>
                  </pic:spPr>
                </pic:pic>
              </a:graphicData>
            </a:graphic>
          </wp:inline>
        </w:drawing>
      </w:r>
    </w:p>
    <w:p w14:paraId="0ED66CC9" w14:textId="77777777" w:rsidR="00994374" w:rsidRDefault="00994374">
      <w:pPr>
        <w:tabs>
          <w:tab w:val="left" w:pos="1038"/>
        </w:tabs>
        <w:rPr>
          <w:rFonts w:ascii="Arial" w:hAnsi="Arial" w:cs="Arial"/>
          <w:bCs/>
          <w:sz w:val="24"/>
          <w:szCs w:val="24"/>
        </w:rPr>
      </w:pPr>
    </w:p>
    <w:p w14:paraId="0ED66CCA" w14:textId="77777777" w:rsidR="007D1BB1" w:rsidRDefault="007D1BB1" w:rsidP="00B43F7C">
      <w:pPr>
        <w:tabs>
          <w:tab w:val="left" w:pos="1959"/>
        </w:tabs>
      </w:pPr>
    </w:p>
    <w:p w14:paraId="0ED66CCB" w14:textId="77777777" w:rsidR="00EC3CEA" w:rsidRDefault="00EC3CEA" w:rsidP="001B5406">
      <w:pPr>
        <w:pStyle w:val="Sangra3detindependiente"/>
        <w:spacing w:after="0"/>
        <w:ind w:left="0"/>
        <w:jc w:val="both"/>
        <w:rPr>
          <w:rFonts w:ascii="Arial" w:hAnsi="Arial" w:cs="Arial"/>
          <w:bCs/>
          <w:sz w:val="24"/>
          <w:szCs w:val="24"/>
        </w:rPr>
      </w:pPr>
    </w:p>
    <w:p w14:paraId="0ED66CCC" w14:textId="77777777" w:rsidR="00EC3CEA" w:rsidRDefault="00EC3CEA" w:rsidP="001B5406">
      <w:pPr>
        <w:pStyle w:val="Sangra3detindependiente"/>
        <w:spacing w:after="0"/>
        <w:ind w:left="0"/>
        <w:jc w:val="both"/>
        <w:rPr>
          <w:rFonts w:ascii="Arial" w:hAnsi="Arial" w:cs="Arial"/>
          <w:bCs/>
          <w:sz w:val="24"/>
          <w:szCs w:val="24"/>
        </w:rPr>
      </w:pPr>
    </w:p>
    <w:p w14:paraId="0ED66CCD" w14:textId="77777777" w:rsidR="00EC3CEA" w:rsidRDefault="00EC3CEA" w:rsidP="001B5406">
      <w:pPr>
        <w:pStyle w:val="Sangra3detindependiente"/>
        <w:spacing w:after="0"/>
        <w:ind w:left="0"/>
        <w:jc w:val="both"/>
        <w:rPr>
          <w:rFonts w:ascii="Arial" w:hAnsi="Arial" w:cs="Arial"/>
          <w:bCs/>
          <w:sz w:val="24"/>
          <w:szCs w:val="24"/>
        </w:rPr>
      </w:pPr>
    </w:p>
    <w:p w14:paraId="0ED66CCE" w14:textId="77777777" w:rsidR="00EC3CEA" w:rsidRDefault="00EC3CEA" w:rsidP="001B5406">
      <w:pPr>
        <w:pStyle w:val="Sangra3detindependiente"/>
        <w:spacing w:after="0"/>
        <w:ind w:left="0"/>
        <w:jc w:val="both"/>
        <w:rPr>
          <w:rFonts w:ascii="Arial" w:hAnsi="Arial" w:cs="Arial"/>
          <w:bCs/>
          <w:sz w:val="24"/>
          <w:szCs w:val="24"/>
        </w:rPr>
      </w:pPr>
    </w:p>
    <w:p w14:paraId="0ED66CCF" w14:textId="77777777" w:rsidR="00A56D89" w:rsidRDefault="00A56D89" w:rsidP="001B5406">
      <w:pPr>
        <w:pStyle w:val="Sangra3detindependiente"/>
        <w:spacing w:after="0"/>
        <w:ind w:left="0"/>
        <w:jc w:val="both"/>
        <w:rPr>
          <w:rFonts w:ascii="Arial" w:hAnsi="Arial" w:cs="Arial"/>
          <w:bCs/>
          <w:sz w:val="24"/>
          <w:szCs w:val="24"/>
        </w:rPr>
      </w:pPr>
    </w:p>
    <w:p w14:paraId="0ED66CD0" w14:textId="77777777" w:rsidR="00A56D89" w:rsidRDefault="00A56D89" w:rsidP="001B5406">
      <w:pPr>
        <w:pStyle w:val="Sangra3detindependiente"/>
        <w:spacing w:after="0"/>
        <w:ind w:left="0"/>
        <w:jc w:val="both"/>
        <w:rPr>
          <w:rFonts w:ascii="Arial" w:hAnsi="Arial" w:cs="Arial"/>
          <w:bCs/>
          <w:sz w:val="24"/>
          <w:szCs w:val="24"/>
        </w:rPr>
      </w:pPr>
    </w:p>
    <w:p w14:paraId="0ED66CD1" w14:textId="77777777" w:rsidR="00A56D89" w:rsidRDefault="00A56D89" w:rsidP="001B5406">
      <w:pPr>
        <w:pStyle w:val="Sangra3detindependiente"/>
        <w:spacing w:after="0"/>
        <w:ind w:left="0"/>
        <w:jc w:val="both"/>
        <w:rPr>
          <w:rFonts w:ascii="Arial" w:hAnsi="Arial" w:cs="Arial"/>
          <w:bCs/>
          <w:sz w:val="24"/>
          <w:szCs w:val="24"/>
        </w:rPr>
      </w:pPr>
    </w:p>
    <w:p w14:paraId="0ED66CD2" w14:textId="77777777" w:rsidR="00A56D89" w:rsidRDefault="00A56D89" w:rsidP="001B5406">
      <w:pPr>
        <w:pStyle w:val="Sangra3detindependiente"/>
        <w:spacing w:after="0"/>
        <w:ind w:left="0"/>
        <w:jc w:val="both"/>
        <w:rPr>
          <w:rFonts w:ascii="Arial" w:hAnsi="Arial" w:cs="Arial"/>
          <w:bCs/>
          <w:sz w:val="24"/>
          <w:szCs w:val="24"/>
        </w:rPr>
      </w:pPr>
    </w:p>
    <w:p w14:paraId="0ED66CD3" w14:textId="77777777" w:rsidR="00A56D89" w:rsidRDefault="00A56D89" w:rsidP="001B5406">
      <w:pPr>
        <w:pStyle w:val="Sangra3detindependiente"/>
        <w:spacing w:after="0"/>
        <w:ind w:left="0"/>
        <w:jc w:val="both"/>
        <w:rPr>
          <w:rFonts w:ascii="Arial" w:hAnsi="Arial" w:cs="Arial"/>
          <w:bCs/>
          <w:sz w:val="24"/>
          <w:szCs w:val="24"/>
        </w:rPr>
      </w:pPr>
    </w:p>
    <w:p w14:paraId="0ED66CD4" w14:textId="77777777" w:rsidR="00A56D89" w:rsidRDefault="00A56D89" w:rsidP="001B5406">
      <w:pPr>
        <w:pStyle w:val="Sangra3detindependiente"/>
        <w:spacing w:after="0"/>
        <w:ind w:left="0"/>
        <w:jc w:val="both"/>
        <w:rPr>
          <w:rFonts w:ascii="Arial" w:hAnsi="Arial" w:cs="Arial"/>
          <w:bCs/>
          <w:sz w:val="24"/>
          <w:szCs w:val="24"/>
        </w:rPr>
      </w:pPr>
    </w:p>
    <w:p w14:paraId="0ED66CD5" w14:textId="77777777" w:rsidR="00A56D89" w:rsidRDefault="00A56D89" w:rsidP="001B5406">
      <w:pPr>
        <w:pStyle w:val="Sangra3detindependiente"/>
        <w:spacing w:after="0"/>
        <w:ind w:left="0"/>
        <w:jc w:val="both"/>
        <w:rPr>
          <w:rFonts w:ascii="Arial" w:hAnsi="Arial" w:cs="Arial"/>
          <w:bCs/>
          <w:sz w:val="24"/>
          <w:szCs w:val="24"/>
        </w:rPr>
      </w:pPr>
    </w:p>
    <w:p w14:paraId="0ED66CD6" w14:textId="77777777" w:rsidR="00A56D89" w:rsidRDefault="00A56D89" w:rsidP="001B5406">
      <w:pPr>
        <w:pStyle w:val="Sangra3detindependiente"/>
        <w:spacing w:after="0"/>
        <w:ind w:left="0"/>
        <w:jc w:val="both"/>
        <w:rPr>
          <w:rFonts w:ascii="Arial" w:hAnsi="Arial" w:cs="Arial"/>
          <w:bCs/>
          <w:sz w:val="24"/>
          <w:szCs w:val="24"/>
        </w:rPr>
      </w:pPr>
    </w:p>
    <w:p w14:paraId="0ED66CD7" w14:textId="77777777" w:rsidR="00A56D89" w:rsidRDefault="00A56D89" w:rsidP="001B5406">
      <w:pPr>
        <w:pStyle w:val="Sangra3detindependiente"/>
        <w:spacing w:after="0"/>
        <w:ind w:left="0"/>
        <w:jc w:val="both"/>
        <w:rPr>
          <w:rFonts w:ascii="Arial" w:hAnsi="Arial" w:cs="Arial"/>
          <w:bCs/>
          <w:sz w:val="24"/>
          <w:szCs w:val="24"/>
        </w:rPr>
      </w:pPr>
    </w:p>
    <w:p w14:paraId="0ED66CD8" w14:textId="77777777" w:rsidR="00A56D89" w:rsidRDefault="00A56D89" w:rsidP="001B5406">
      <w:pPr>
        <w:pStyle w:val="Sangra3detindependiente"/>
        <w:spacing w:after="0"/>
        <w:ind w:left="0"/>
        <w:jc w:val="both"/>
        <w:rPr>
          <w:rFonts w:ascii="Arial" w:hAnsi="Arial" w:cs="Arial"/>
          <w:bCs/>
          <w:sz w:val="24"/>
          <w:szCs w:val="24"/>
        </w:rPr>
      </w:pPr>
    </w:p>
    <w:p w14:paraId="0ED66CD9" w14:textId="77777777" w:rsidR="00A56D89" w:rsidRDefault="00A56D89" w:rsidP="001B5406">
      <w:pPr>
        <w:pStyle w:val="Sangra3detindependiente"/>
        <w:spacing w:after="0"/>
        <w:ind w:left="0"/>
        <w:jc w:val="both"/>
        <w:rPr>
          <w:rFonts w:ascii="Arial" w:hAnsi="Arial" w:cs="Arial"/>
          <w:bCs/>
          <w:sz w:val="24"/>
          <w:szCs w:val="24"/>
        </w:rPr>
      </w:pPr>
    </w:p>
    <w:p w14:paraId="0ED66CDA" w14:textId="77777777" w:rsidR="00A56D89" w:rsidRDefault="00A56D89" w:rsidP="001B5406">
      <w:pPr>
        <w:pStyle w:val="Sangra3detindependiente"/>
        <w:spacing w:after="0"/>
        <w:ind w:left="0"/>
        <w:jc w:val="both"/>
        <w:rPr>
          <w:rFonts w:ascii="Arial" w:hAnsi="Arial" w:cs="Arial"/>
          <w:bCs/>
          <w:sz w:val="24"/>
          <w:szCs w:val="24"/>
        </w:rPr>
      </w:pPr>
    </w:p>
    <w:p w14:paraId="0ED66CDB" w14:textId="77777777" w:rsidR="00B43F7C" w:rsidRDefault="001B5406" w:rsidP="001B5406">
      <w:pPr>
        <w:pStyle w:val="Sangra3detindependiente"/>
        <w:spacing w:after="0"/>
        <w:ind w:left="0"/>
        <w:jc w:val="both"/>
        <w:rPr>
          <w:rFonts w:ascii="Arial" w:hAnsi="Arial" w:cs="Arial"/>
          <w:bCs/>
          <w:sz w:val="24"/>
          <w:szCs w:val="24"/>
        </w:rPr>
      </w:pPr>
      <w:r w:rsidRPr="00C218F1">
        <w:rPr>
          <w:rFonts w:ascii="Arial" w:hAnsi="Arial" w:cs="Arial"/>
          <w:bCs/>
          <w:sz w:val="24"/>
          <w:szCs w:val="24"/>
        </w:rPr>
        <w:lastRenderedPageBreak/>
        <w:t xml:space="preserve">Anexo </w:t>
      </w:r>
      <w:r w:rsidR="00022D89">
        <w:rPr>
          <w:rFonts w:ascii="Arial" w:hAnsi="Arial" w:cs="Arial"/>
          <w:bCs/>
          <w:sz w:val="24"/>
          <w:szCs w:val="24"/>
        </w:rPr>
        <w:t>3</w:t>
      </w:r>
      <w:r w:rsidRPr="00C218F1">
        <w:rPr>
          <w:rFonts w:ascii="Arial" w:hAnsi="Arial" w:cs="Arial"/>
          <w:bCs/>
          <w:sz w:val="24"/>
          <w:szCs w:val="24"/>
        </w:rPr>
        <w:t>: Código de convivencia en oficina abierta</w:t>
      </w:r>
    </w:p>
    <w:p w14:paraId="0ED66CDC" w14:textId="77777777" w:rsidR="001974CC" w:rsidRPr="00C218F1" w:rsidRDefault="001974CC" w:rsidP="001B5406">
      <w:pPr>
        <w:pStyle w:val="Sangra3detindependiente"/>
        <w:spacing w:after="0"/>
        <w:ind w:left="0"/>
        <w:jc w:val="both"/>
        <w:rPr>
          <w:rFonts w:ascii="Arial" w:hAnsi="Arial" w:cs="Arial"/>
          <w:bCs/>
          <w:sz w:val="24"/>
          <w:szCs w:val="24"/>
        </w:rPr>
      </w:pPr>
    </w:p>
    <w:p w14:paraId="0ED66CDD" w14:textId="77777777" w:rsidR="00A82968" w:rsidRDefault="00F64BC3">
      <w:pPr>
        <w:jc w:val="center"/>
      </w:pPr>
      <w:r>
        <w:rPr>
          <w:noProof/>
          <w:lang w:val="es-CO" w:eastAsia="es-CO"/>
        </w:rPr>
        <w:drawing>
          <wp:inline distT="0" distB="0" distL="0" distR="0" wp14:anchorId="0ED66D31" wp14:editId="0ED66D32">
            <wp:extent cx="5181642" cy="6814868"/>
            <wp:effectExtent l="38100" t="19050" r="19008" b="24082"/>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183645" cy="6817502"/>
                    </a:xfrm>
                    <a:prstGeom prst="rect">
                      <a:avLst/>
                    </a:prstGeom>
                    <a:noFill/>
                    <a:ln w="3175">
                      <a:solidFill>
                        <a:schemeClr val="tx1"/>
                      </a:solidFill>
                      <a:miter lim="800000"/>
                      <a:headEnd/>
                      <a:tailEnd/>
                    </a:ln>
                  </pic:spPr>
                </pic:pic>
              </a:graphicData>
            </a:graphic>
          </wp:inline>
        </w:drawing>
      </w:r>
    </w:p>
    <w:p w14:paraId="0ED66CDE" w14:textId="77777777" w:rsidR="00A82968" w:rsidRDefault="00A82968">
      <w:pPr>
        <w:jc w:val="center"/>
      </w:pPr>
    </w:p>
    <w:p w14:paraId="0ED66CDF" w14:textId="77777777" w:rsidR="00A82968" w:rsidRDefault="00A82968">
      <w:pPr>
        <w:jc w:val="center"/>
      </w:pPr>
    </w:p>
    <w:p w14:paraId="0ED66CE0" w14:textId="77777777" w:rsidR="00A82968" w:rsidRDefault="00A82968">
      <w:pPr>
        <w:jc w:val="center"/>
      </w:pPr>
    </w:p>
    <w:p w14:paraId="0ED66CE1" w14:textId="77777777" w:rsidR="001B5406" w:rsidRDefault="00F64BC3" w:rsidP="001974CC">
      <w:pPr>
        <w:jc w:val="center"/>
      </w:pPr>
      <w:r>
        <w:rPr>
          <w:noProof/>
          <w:lang w:val="es-CO" w:eastAsia="es-CO"/>
        </w:rPr>
        <w:drawing>
          <wp:inline distT="0" distB="0" distL="0" distR="0" wp14:anchorId="0ED66D33" wp14:editId="0ED66D34">
            <wp:extent cx="5333261" cy="6787191"/>
            <wp:effectExtent l="38100" t="19050" r="19789" b="13659"/>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335253" cy="6789726"/>
                    </a:xfrm>
                    <a:prstGeom prst="rect">
                      <a:avLst/>
                    </a:prstGeom>
                    <a:noFill/>
                    <a:ln w="3175">
                      <a:solidFill>
                        <a:schemeClr val="tx1"/>
                      </a:solidFill>
                      <a:miter lim="800000"/>
                      <a:headEnd/>
                      <a:tailEnd/>
                    </a:ln>
                  </pic:spPr>
                </pic:pic>
              </a:graphicData>
            </a:graphic>
          </wp:inline>
        </w:drawing>
      </w:r>
    </w:p>
    <w:p w14:paraId="0ED66CE2" w14:textId="77777777" w:rsidR="001974CC" w:rsidRDefault="001974CC" w:rsidP="001974CC">
      <w:pPr>
        <w:jc w:val="center"/>
      </w:pPr>
    </w:p>
    <w:p w14:paraId="0ED66CE3" w14:textId="77777777" w:rsidR="001974CC" w:rsidRDefault="001974CC" w:rsidP="001974CC">
      <w:pPr>
        <w:jc w:val="center"/>
      </w:pPr>
    </w:p>
    <w:p w14:paraId="0ED66CE4" w14:textId="77777777" w:rsidR="001974CC" w:rsidRDefault="001974CC" w:rsidP="001974CC">
      <w:pPr>
        <w:jc w:val="center"/>
      </w:pPr>
    </w:p>
    <w:p w14:paraId="0ED66CE5" w14:textId="77777777" w:rsidR="001B5406" w:rsidRDefault="001B5406" w:rsidP="001B5406">
      <w:pPr>
        <w:pStyle w:val="Sangra3detindependiente"/>
        <w:spacing w:after="0"/>
        <w:ind w:left="0"/>
        <w:jc w:val="both"/>
        <w:rPr>
          <w:rFonts w:ascii="Arial" w:hAnsi="Arial" w:cs="Arial"/>
          <w:bCs/>
          <w:sz w:val="24"/>
          <w:szCs w:val="24"/>
        </w:rPr>
      </w:pPr>
    </w:p>
    <w:p w14:paraId="0ED66CE6" w14:textId="77777777" w:rsidR="006072C9" w:rsidRDefault="00022D89" w:rsidP="001B5406">
      <w:pPr>
        <w:pStyle w:val="Sangra3detindependiente"/>
        <w:spacing w:after="0"/>
        <w:ind w:left="0"/>
        <w:jc w:val="both"/>
        <w:rPr>
          <w:rFonts w:ascii="Arial" w:hAnsi="Arial" w:cs="Arial"/>
          <w:bCs/>
          <w:sz w:val="24"/>
          <w:szCs w:val="24"/>
        </w:rPr>
      </w:pPr>
      <w:r>
        <w:rPr>
          <w:rFonts w:ascii="Arial" w:hAnsi="Arial" w:cs="Arial"/>
          <w:bCs/>
          <w:sz w:val="24"/>
          <w:szCs w:val="24"/>
        </w:rPr>
        <w:t>Anexo 4: Registro y control de visitantes.</w:t>
      </w:r>
    </w:p>
    <w:p w14:paraId="0ED66CE7" w14:textId="77777777" w:rsidR="00022D89" w:rsidRDefault="00022D89" w:rsidP="001B5406">
      <w:pPr>
        <w:pStyle w:val="Sangra3detindependiente"/>
        <w:spacing w:after="0"/>
        <w:ind w:left="0"/>
        <w:jc w:val="both"/>
        <w:rPr>
          <w:rFonts w:ascii="Arial" w:hAnsi="Arial" w:cs="Arial"/>
          <w:bCs/>
          <w:sz w:val="24"/>
          <w:szCs w:val="24"/>
        </w:rPr>
      </w:pPr>
    </w:p>
    <w:p w14:paraId="0ED66CE8" w14:textId="77777777" w:rsidR="006072C9" w:rsidRPr="006072C9" w:rsidRDefault="006072C9" w:rsidP="006072C9">
      <w:pPr>
        <w:pStyle w:val="Sangra3detindependiente"/>
        <w:spacing w:after="0"/>
        <w:ind w:left="0"/>
        <w:jc w:val="center"/>
        <w:rPr>
          <w:rFonts w:ascii="Arial" w:hAnsi="Arial" w:cs="Arial"/>
          <w:bCs/>
          <w:sz w:val="24"/>
          <w:szCs w:val="24"/>
        </w:rPr>
      </w:pPr>
      <w:r w:rsidRPr="00CF063E">
        <w:rPr>
          <w:noProof/>
          <w:szCs w:val="24"/>
          <w:lang w:val="es-CO" w:eastAsia="es-CO"/>
        </w:rPr>
        <w:drawing>
          <wp:inline distT="0" distB="0" distL="0" distR="0" wp14:anchorId="0ED66D35" wp14:editId="0ED66D36">
            <wp:extent cx="5550106" cy="2915944"/>
            <wp:effectExtent l="19050" t="19050" r="12494" b="17756"/>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561140" cy="2921741"/>
                    </a:xfrm>
                    <a:prstGeom prst="rect">
                      <a:avLst/>
                    </a:prstGeom>
                    <a:noFill/>
                    <a:ln w="9525">
                      <a:solidFill>
                        <a:schemeClr val="tx1"/>
                      </a:solidFill>
                      <a:miter lim="800000"/>
                      <a:headEnd/>
                      <a:tailEnd/>
                    </a:ln>
                  </pic:spPr>
                </pic:pic>
              </a:graphicData>
            </a:graphic>
          </wp:inline>
        </w:drawing>
      </w:r>
    </w:p>
    <w:p w14:paraId="0ED66CE9" w14:textId="77777777" w:rsidR="00BE4B16" w:rsidRDefault="00BE4B16" w:rsidP="001B5406">
      <w:pPr>
        <w:pStyle w:val="Sangra3detindependiente"/>
        <w:spacing w:after="0"/>
        <w:ind w:left="0"/>
        <w:jc w:val="both"/>
        <w:rPr>
          <w:rFonts w:ascii="Arial" w:hAnsi="Arial" w:cs="Arial"/>
          <w:b/>
          <w:bCs/>
          <w:sz w:val="24"/>
          <w:szCs w:val="24"/>
        </w:rPr>
      </w:pPr>
    </w:p>
    <w:p w14:paraId="0ED66CEA" w14:textId="77777777" w:rsidR="00BE4B16" w:rsidRDefault="00BE4B16" w:rsidP="001B5406">
      <w:pPr>
        <w:pStyle w:val="Sangra3detindependiente"/>
        <w:spacing w:after="0"/>
        <w:ind w:left="0"/>
        <w:jc w:val="both"/>
        <w:rPr>
          <w:b/>
        </w:rPr>
      </w:pPr>
    </w:p>
    <w:p w14:paraId="0ED66CEB" w14:textId="77777777" w:rsidR="00022D89" w:rsidRDefault="00022D89" w:rsidP="001B5406">
      <w:pPr>
        <w:pStyle w:val="Sangra3detindependiente"/>
        <w:spacing w:after="0"/>
        <w:ind w:left="0"/>
        <w:jc w:val="both"/>
        <w:rPr>
          <w:b/>
        </w:rPr>
      </w:pPr>
    </w:p>
    <w:p w14:paraId="0ED66CEC" w14:textId="77777777" w:rsidR="00022D89" w:rsidRDefault="00022D89" w:rsidP="001B5406">
      <w:pPr>
        <w:pStyle w:val="Sangra3detindependiente"/>
        <w:spacing w:after="0"/>
        <w:ind w:left="0"/>
        <w:jc w:val="both"/>
        <w:rPr>
          <w:b/>
        </w:rPr>
      </w:pPr>
    </w:p>
    <w:p w14:paraId="0ED66CED" w14:textId="77777777" w:rsidR="00022D89" w:rsidRDefault="00022D89" w:rsidP="001B5406">
      <w:pPr>
        <w:pStyle w:val="Sangra3detindependiente"/>
        <w:spacing w:after="0"/>
        <w:ind w:left="0"/>
        <w:jc w:val="both"/>
        <w:rPr>
          <w:b/>
        </w:rPr>
      </w:pPr>
    </w:p>
    <w:p w14:paraId="0ED66CEE" w14:textId="77777777" w:rsidR="00022D89" w:rsidRDefault="00022D89" w:rsidP="001B5406">
      <w:pPr>
        <w:pStyle w:val="Sangra3detindependiente"/>
        <w:spacing w:after="0"/>
        <w:ind w:left="0"/>
        <w:jc w:val="both"/>
        <w:rPr>
          <w:b/>
        </w:rPr>
      </w:pPr>
    </w:p>
    <w:p w14:paraId="0ED66CEF" w14:textId="77777777" w:rsidR="00022D89" w:rsidRDefault="00022D89" w:rsidP="001B5406">
      <w:pPr>
        <w:pStyle w:val="Sangra3detindependiente"/>
        <w:spacing w:after="0"/>
        <w:ind w:left="0"/>
        <w:jc w:val="both"/>
        <w:rPr>
          <w:b/>
        </w:rPr>
      </w:pPr>
    </w:p>
    <w:p w14:paraId="0ED66CF0" w14:textId="77777777" w:rsidR="00022D89" w:rsidRDefault="00022D89" w:rsidP="001B5406">
      <w:pPr>
        <w:pStyle w:val="Sangra3detindependiente"/>
        <w:spacing w:after="0"/>
        <w:ind w:left="0"/>
        <w:jc w:val="both"/>
        <w:rPr>
          <w:b/>
        </w:rPr>
      </w:pPr>
    </w:p>
    <w:p w14:paraId="0ED66CF1" w14:textId="77777777" w:rsidR="00022D89" w:rsidRDefault="00022D89" w:rsidP="001B5406">
      <w:pPr>
        <w:pStyle w:val="Sangra3detindependiente"/>
        <w:spacing w:after="0"/>
        <w:ind w:left="0"/>
        <w:jc w:val="both"/>
        <w:rPr>
          <w:b/>
        </w:rPr>
      </w:pPr>
    </w:p>
    <w:p w14:paraId="0ED66CF2" w14:textId="77777777" w:rsidR="00022D89" w:rsidRDefault="00022D89" w:rsidP="001B5406">
      <w:pPr>
        <w:pStyle w:val="Sangra3detindependiente"/>
        <w:spacing w:after="0"/>
        <w:ind w:left="0"/>
        <w:jc w:val="both"/>
        <w:rPr>
          <w:b/>
        </w:rPr>
      </w:pPr>
    </w:p>
    <w:p w14:paraId="0ED66CF3" w14:textId="77777777" w:rsidR="00022D89" w:rsidRDefault="00022D89" w:rsidP="001B5406">
      <w:pPr>
        <w:pStyle w:val="Sangra3detindependiente"/>
        <w:spacing w:after="0"/>
        <w:ind w:left="0"/>
        <w:jc w:val="both"/>
        <w:rPr>
          <w:b/>
        </w:rPr>
      </w:pPr>
    </w:p>
    <w:p w14:paraId="0ED66CF4" w14:textId="77777777" w:rsidR="00022D89" w:rsidRDefault="00022D89" w:rsidP="001B5406">
      <w:pPr>
        <w:pStyle w:val="Sangra3detindependiente"/>
        <w:spacing w:after="0"/>
        <w:ind w:left="0"/>
        <w:jc w:val="both"/>
        <w:rPr>
          <w:b/>
        </w:rPr>
      </w:pPr>
    </w:p>
    <w:p w14:paraId="0ED66CF5" w14:textId="77777777" w:rsidR="00022D89" w:rsidRDefault="00022D89" w:rsidP="001B5406">
      <w:pPr>
        <w:pStyle w:val="Sangra3detindependiente"/>
        <w:spacing w:after="0"/>
        <w:ind w:left="0"/>
        <w:jc w:val="both"/>
        <w:rPr>
          <w:b/>
        </w:rPr>
      </w:pPr>
    </w:p>
    <w:p w14:paraId="0ED66CF6" w14:textId="77777777" w:rsidR="00022D89" w:rsidRDefault="00022D89" w:rsidP="001B5406">
      <w:pPr>
        <w:pStyle w:val="Sangra3detindependiente"/>
        <w:spacing w:after="0"/>
        <w:ind w:left="0"/>
        <w:jc w:val="both"/>
        <w:rPr>
          <w:b/>
        </w:rPr>
      </w:pPr>
    </w:p>
    <w:p w14:paraId="0ED66CF7" w14:textId="77777777" w:rsidR="00022D89" w:rsidRDefault="00022D89" w:rsidP="001B5406">
      <w:pPr>
        <w:pStyle w:val="Sangra3detindependiente"/>
        <w:spacing w:after="0"/>
        <w:ind w:left="0"/>
        <w:jc w:val="both"/>
        <w:rPr>
          <w:b/>
        </w:rPr>
      </w:pPr>
    </w:p>
    <w:p w14:paraId="0ED66CF8" w14:textId="77777777" w:rsidR="00022D89" w:rsidRDefault="00022D89" w:rsidP="001B5406">
      <w:pPr>
        <w:pStyle w:val="Sangra3detindependiente"/>
        <w:spacing w:after="0"/>
        <w:ind w:left="0"/>
        <w:jc w:val="both"/>
        <w:rPr>
          <w:b/>
        </w:rPr>
      </w:pPr>
    </w:p>
    <w:p w14:paraId="0ED66CF9" w14:textId="77777777" w:rsidR="00022D89" w:rsidRDefault="00022D89" w:rsidP="001B5406">
      <w:pPr>
        <w:pStyle w:val="Sangra3detindependiente"/>
        <w:spacing w:after="0"/>
        <w:ind w:left="0"/>
        <w:jc w:val="both"/>
        <w:rPr>
          <w:b/>
        </w:rPr>
      </w:pPr>
    </w:p>
    <w:p w14:paraId="0ED66CFA" w14:textId="77777777" w:rsidR="00022D89" w:rsidRDefault="00022D89" w:rsidP="001B5406">
      <w:pPr>
        <w:pStyle w:val="Sangra3detindependiente"/>
        <w:spacing w:after="0"/>
        <w:ind w:left="0"/>
        <w:jc w:val="both"/>
        <w:rPr>
          <w:b/>
        </w:rPr>
      </w:pPr>
    </w:p>
    <w:p w14:paraId="0ED66CFB" w14:textId="77777777" w:rsidR="00022D89" w:rsidRDefault="00022D89" w:rsidP="001B5406">
      <w:pPr>
        <w:pStyle w:val="Sangra3detindependiente"/>
        <w:spacing w:after="0"/>
        <w:ind w:left="0"/>
        <w:jc w:val="both"/>
        <w:rPr>
          <w:b/>
        </w:rPr>
      </w:pPr>
    </w:p>
    <w:p w14:paraId="0ED66CFC" w14:textId="77777777" w:rsidR="00022D89" w:rsidRDefault="00022D89" w:rsidP="001B5406">
      <w:pPr>
        <w:pStyle w:val="Sangra3detindependiente"/>
        <w:spacing w:after="0"/>
        <w:ind w:left="0"/>
        <w:jc w:val="both"/>
        <w:rPr>
          <w:b/>
        </w:rPr>
      </w:pPr>
    </w:p>
    <w:p w14:paraId="0ED66CFD" w14:textId="77777777" w:rsidR="00022D89" w:rsidRDefault="00022D89" w:rsidP="001B5406">
      <w:pPr>
        <w:pStyle w:val="Sangra3detindependiente"/>
        <w:spacing w:after="0"/>
        <w:ind w:left="0"/>
        <w:jc w:val="both"/>
        <w:rPr>
          <w:b/>
        </w:rPr>
      </w:pPr>
    </w:p>
    <w:p w14:paraId="0ED66CFE" w14:textId="77777777" w:rsidR="00022D89" w:rsidRDefault="00022D89" w:rsidP="001B5406">
      <w:pPr>
        <w:pStyle w:val="Sangra3detindependiente"/>
        <w:spacing w:after="0"/>
        <w:ind w:left="0"/>
        <w:jc w:val="both"/>
        <w:rPr>
          <w:b/>
        </w:rPr>
      </w:pPr>
    </w:p>
    <w:p w14:paraId="0ED66CFF" w14:textId="77777777" w:rsidR="00022D89" w:rsidRDefault="00022D89" w:rsidP="001B5406">
      <w:pPr>
        <w:pStyle w:val="Sangra3detindependiente"/>
        <w:spacing w:after="0"/>
        <w:ind w:left="0"/>
        <w:jc w:val="both"/>
        <w:rPr>
          <w:b/>
        </w:rPr>
      </w:pPr>
    </w:p>
    <w:p w14:paraId="0ED66D00" w14:textId="77777777" w:rsidR="00022D89" w:rsidRDefault="00022D89" w:rsidP="001B5406">
      <w:pPr>
        <w:pStyle w:val="Sangra3detindependiente"/>
        <w:spacing w:after="0"/>
        <w:ind w:left="0"/>
        <w:jc w:val="both"/>
        <w:rPr>
          <w:b/>
        </w:rPr>
      </w:pPr>
    </w:p>
    <w:p w14:paraId="0ED66D01" w14:textId="77777777" w:rsidR="00022D89" w:rsidRDefault="00022D89" w:rsidP="001B5406">
      <w:pPr>
        <w:pStyle w:val="Sangra3detindependiente"/>
        <w:spacing w:after="0"/>
        <w:ind w:left="0"/>
        <w:jc w:val="both"/>
        <w:rPr>
          <w:b/>
        </w:rPr>
      </w:pPr>
    </w:p>
    <w:p w14:paraId="0ED66D02" w14:textId="77777777" w:rsidR="00022D89" w:rsidRDefault="00022D89" w:rsidP="001B5406">
      <w:pPr>
        <w:pStyle w:val="Sangra3detindependiente"/>
        <w:spacing w:after="0"/>
        <w:ind w:left="0"/>
        <w:jc w:val="both"/>
        <w:rPr>
          <w:b/>
        </w:rPr>
      </w:pPr>
    </w:p>
    <w:p w14:paraId="0ED66D03" w14:textId="77777777" w:rsidR="00022D89" w:rsidRDefault="00022D89" w:rsidP="001B5406">
      <w:pPr>
        <w:pStyle w:val="Sangra3detindependiente"/>
        <w:spacing w:after="0"/>
        <w:ind w:left="0"/>
        <w:jc w:val="both"/>
        <w:rPr>
          <w:b/>
        </w:rPr>
      </w:pPr>
    </w:p>
    <w:p w14:paraId="0ED66D04" w14:textId="77777777" w:rsidR="00022D89" w:rsidRDefault="00022D89" w:rsidP="001B5406">
      <w:pPr>
        <w:pStyle w:val="Sangra3detindependiente"/>
        <w:spacing w:after="0"/>
        <w:ind w:left="0"/>
        <w:jc w:val="both"/>
        <w:rPr>
          <w:b/>
        </w:rPr>
      </w:pPr>
    </w:p>
    <w:p w14:paraId="0ED66D05" w14:textId="77777777" w:rsidR="00022D89" w:rsidRDefault="00022D89" w:rsidP="001B5406">
      <w:pPr>
        <w:pStyle w:val="Sangra3detindependiente"/>
        <w:spacing w:after="0"/>
        <w:ind w:left="0"/>
        <w:jc w:val="both"/>
        <w:rPr>
          <w:b/>
        </w:rPr>
      </w:pPr>
    </w:p>
    <w:p w14:paraId="0ED66D06" w14:textId="77777777" w:rsidR="00022D89" w:rsidRDefault="00022D89" w:rsidP="001B5406">
      <w:pPr>
        <w:pStyle w:val="Sangra3detindependiente"/>
        <w:spacing w:after="0"/>
        <w:ind w:left="0"/>
        <w:jc w:val="both"/>
        <w:rPr>
          <w:b/>
        </w:rPr>
      </w:pPr>
    </w:p>
    <w:p w14:paraId="0ED66D07" w14:textId="77777777" w:rsidR="00022D89" w:rsidRDefault="00022D89" w:rsidP="001B5406">
      <w:pPr>
        <w:pStyle w:val="Sangra3detindependiente"/>
        <w:spacing w:after="0"/>
        <w:ind w:left="0"/>
        <w:jc w:val="both"/>
        <w:rPr>
          <w:b/>
        </w:rPr>
      </w:pPr>
    </w:p>
    <w:p w14:paraId="0ED66D08" w14:textId="77777777" w:rsidR="00022D89" w:rsidRPr="00BE4B16" w:rsidRDefault="00022D89" w:rsidP="001B5406">
      <w:pPr>
        <w:pStyle w:val="Sangra3detindependiente"/>
        <w:spacing w:after="0"/>
        <w:ind w:left="0"/>
        <w:jc w:val="both"/>
        <w:rPr>
          <w:b/>
        </w:rPr>
      </w:pPr>
    </w:p>
    <w:p w14:paraId="0ED66D09" w14:textId="77777777" w:rsidR="00D8493C" w:rsidRDefault="00D8493C" w:rsidP="00D8493C">
      <w:pPr>
        <w:pStyle w:val="Sangra3detindependiente"/>
        <w:spacing w:after="0"/>
        <w:ind w:left="0"/>
        <w:jc w:val="both"/>
        <w:rPr>
          <w:rFonts w:ascii="Arial" w:hAnsi="Arial" w:cs="Arial"/>
          <w:bCs/>
          <w:sz w:val="24"/>
          <w:szCs w:val="24"/>
        </w:rPr>
      </w:pPr>
    </w:p>
    <w:p w14:paraId="0ED66D0A" w14:textId="77777777" w:rsidR="00861A33" w:rsidRDefault="002F4107" w:rsidP="00D8493C">
      <w:pPr>
        <w:pStyle w:val="Sangra3detindependiente"/>
        <w:spacing w:after="0"/>
        <w:ind w:left="0"/>
        <w:jc w:val="both"/>
        <w:rPr>
          <w:rFonts w:ascii="Arial" w:hAnsi="Arial" w:cs="Arial"/>
          <w:bCs/>
          <w:sz w:val="24"/>
          <w:szCs w:val="24"/>
        </w:rPr>
      </w:pPr>
      <w:r>
        <w:rPr>
          <w:rFonts w:ascii="Arial" w:hAnsi="Arial" w:cs="Arial"/>
          <w:bCs/>
          <w:sz w:val="24"/>
          <w:szCs w:val="24"/>
        </w:rPr>
        <w:lastRenderedPageBreak/>
        <w:t>Anexo 5</w:t>
      </w:r>
      <w:r w:rsidR="00022D89">
        <w:rPr>
          <w:rFonts w:ascii="Arial" w:hAnsi="Arial" w:cs="Arial"/>
          <w:bCs/>
          <w:sz w:val="24"/>
          <w:szCs w:val="24"/>
        </w:rPr>
        <w:t>:</w:t>
      </w:r>
      <w:r w:rsidR="002E02E6" w:rsidRPr="006072C9">
        <w:rPr>
          <w:rFonts w:ascii="Arial" w:hAnsi="Arial" w:cs="Arial"/>
          <w:bCs/>
          <w:sz w:val="24"/>
          <w:szCs w:val="24"/>
        </w:rPr>
        <w:t xml:space="preserve">Registro </w:t>
      </w:r>
      <w:r w:rsidR="00861A33" w:rsidRPr="006072C9">
        <w:rPr>
          <w:rFonts w:ascii="Arial" w:hAnsi="Arial" w:cs="Arial"/>
          <w:bCs/>
          <w:sz w:val="24"/>
          <w:szCs w:val="24"/>
        </w:rPr>
        <w:t xml:space="preserve">de </w:t>
      </w:r>
      <w:r w:rsidR="002E02E6" w:rsidRPr="006072C9">
        <w:rPr>
          <w:rFonts w:ascii="Arial" w:hAnsi="Arial" w:cs="Arial"/>
          <w:bCs/>
          <w:sz w:val="24"/>
          <w:szCs w:val="24"/>
        </w:rPr>
        <w:t xml:space="preserve">entrada y </w:t>
      </w:r>
      <w:r w:rsidR="00861A33" w:rsidRPr="006072C9">
        <w:rPr>
          <w:rFonts w:ascii="Arial" w:hAnsi="Arial" w:cs="Arial"/>
          <w:bCs/>
          <w:sz w:val="24"/>
          <w:szCs w:val="24"/>
        </w:rPr>
        <w:t xml:space="preserve">salida de </w:t>
      </w:r>
      <w:r w:rsidR="002E02E6" w:rsidRPr="006072C9">
        <w:rPr>
          <w:rFonts w:ascii="Arial" w:hAnsi="Arial" w:cs="Arial"/>
          <w:bCs/>
          <w:sz w:val="24"/>
          <w:szCs w:val="24"/>
        </w:rPr>
        <w:t xml:space="preserve">equipos y/o </w:t>
      </w:r>
      <w:r w:rsidR="00861A33" w:rsidRPr="006072C9">
        <w:rPr>
          <w:rFonts w:ascii="Arial" w:hAnsi="Arial" w:cs="Arial"/>
          <w:bCs/>
          <w:sz w:val="24"/>
          <w:szCs w:val="24"/>
        </w:rPr>
        <w:t>elementos</w:t>
      </w:r>
    </w:p>
    <w:p w14:paraId="0ED66D0B" w14:textId="77777777" w:rsidR="006072C9" w:rsidRDefault="006072C9" w:rsidP="0088727A">
      <w:pPr>
        <w:pStyle w:val="Sangra3detindependiente"/>
        <w:spacing w:after="0"/>
        <w:ind w:left="-284"/>
        <w:jc w:val="both"/>
        <w:rPr>
          <w:rFonts w:ascii="Arial" w:hAnsi="Arial" w:cs="Arial"/>
          <w:bCs/>
          <w:sz w:val="24"/>
          <w:szCs w:val="24"/>
        </w:rPr>
      </w:pPr>
    </w:p>
    <w:p w14:paraId="0ED66D0C" w14:textId="77777777" w:rsidR="006072C9" w:rsidRDefault="006072C9" w:rsidP="0088727A">
      <w:pPr>
        <w:pStyle w:val="Sangra3detindependiente"/>
        <w:spacing w:after="0"/>
        <w:ind w:left="-284"/>
        <w:jc w:val="both"/>
        <w:rPr>
          <w:rFonts w:ascii="Arial" w:hAnsi="Arial" w:cs="Arial"/>
          <w:bCs/>
          <w:sz w:val="24"/>
          <w:szCs w:val="24"/>
        </w:rPr>
      </w:pPr>
    </w:p>
    <w:p w14:paraId="0ED66D0D" w14:textId="77777777" w:rsidR="006072C9" w:rsidRPr="006072C9" w:rsidRDefault="006072C9" w:rsidP="006072C9">
      <w:pPr>
        <w:pStyle w:val="Sangra3detindependiente"/>
        <w:spacing w:after="0"/>
        <w:ind w:left="-284"/>
        <w:jc w:val="center"/>
        <w:rPr>
          <w:rFonts w:ascii="Arial" w:hAnsi="Arial" w:cs="Arial"/>
          <w:bCs/>
          <w:sz w:val="24"/>
          <w:szCs w:val="24"/>
        </w:rPr>
      </w:pPr>
      <w:r w:rsidRPr="006072C9">
        <w:rPr>
          <w:noProof/>
          <w:szCs w:val="24"/>
          <w:lang w:val="es-CO" w:eastAsia="es-CO"/>
        </w:rPr>
        <w:drawing>
          <wp:inline distT="0" distB="0" distL="0" distR="0" wp14:anchorId="0ED66D37" wp14:editId="0ED66D38">
            <wp:extent cx="5939943" cy="4023360"/>
            <wp:effectExtent l="19050" t="19050" r="22860" b="1524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08485" cy="4069786"/>
                    </a:xfrm>
                    <a:prstGeom prst="rect">
                      <a:avLst/>
                    </a:prstGeom>
                    <a:noFill/>
                    <a:ln w="9525">
                      <a:solidFill>
                        <a:schemeClr val="tx1"/>
                      </a:solidFill>
                      <a:miter lim="800000"/>
                      <a:headEnd/>
                      <a:tailEnd/>
                    </a:ln>
                  </pic:spPr>
                </pic:pic>
              </a:graphicData>
            </a:graphic>
          </wp:inline>
        </w:drawing>
      </w:r>
    </w:p>
    <w:p w14:paraId="0ED66D0E" w14:textId="77777777" w:rsidR="00861A33" w:rsidRDefault="00861A33" w:rsidP="0088727A">
      <w:pPr>
        <w:pStyle w:val="Sangra3detindependiente"/>
        <w:spacing w:after="0"/>
        <w:ind w:left="-284"/>
        <w:jc w:val="both"/>
        <w:rPr>
          <w:rFonts w:ascii="Arial" w:hAnsi="Arial" w:cs="Arial"/>
          <w:bCs/>
          <w:sz w:val="24"/>
          <w:szCs w:val="24"/>
        </w:rPr>
      </w:pPr>
    </w:p>
    <w:p w14:paraId="0ED66D0F" w14:textId="77777777" w:rsidR="00BE4B16" w:rsidRDefault="00BE4B16" w:rsidP="0088727A">
      <w:pPr>
        <w:pStyle w:val="Sangra3detindependiente"/>
        <w:spacing w:after="0"/>
        <w:ind w:left="-284"/>
        <w:jc w:val="both"/>
        <w:rPr>
          <w:rFonts w:ascii="Arial" w:hAnsi="Arial" w:cs="Arial"/>
          <w:bCs/>
          <w:sz w:val="24"/>
          <w:szCs w:val="24"/>
        </w:rPr>
      </w:pPr>
    </w:p>
    <w:p w14:paraId="0ED66D10" w14:textId="77777777" w:rsidR="00861A33" w:rsidRDefault="00861A33" w:rsidP="0088727A">
      <w:pPr>
        <w:pStyle w:val="Sangra3detindependiente"/>
        <w:spacing w:after="0"/>
        <w:ind w:left="-284"/>
        <w:jc w:val="both"/>
        <w:rPr>
          <w:rFonts w:ascii="Arial" w:hAnsi="Arial" w:cs="Arial"/>
          <w:bCs/>
          <w:sz w:val="24"/>
          <w:szCs w:val="24"/>
        </w:rPr>
      </w:pPr>
    </w:p>
    <w:p w14:paraId="0ED66D11" w14:textId="77777777" w:rsidR="0030360A" w:rsidRDefault="0030360A" w:rsidP="0088727A">
      <w:pPr>
        <w:pStyle w:val="Sangra3detindependiente"/>
        <w:spacing w:after="0"/>
        <w:ind w:left="-284"/>
        <w:jc w:val="both"/>
        <w:rPr>
          <w:rFonts w:ascii="Arial" w:hAnsi="Arial" w:cs="Arial"/>
          <w:bCs/>
          <w:sz w:val="24"/>
          <w:szCs w:val="24"/>
        </w:rPr>
      </w:pPr>
    </w:p>
    <w:p w14:paraId="0ED66D12" w14:textId="77777777" w:rsidR="0030360A" w:rsidRDefault="0030360A" w:rsidP="0088727A">
      <w:pPr>
        <w:pStyle w:val="Sangra3detindependiente"/>
        <w:spacing w:after="0"/>
        <w:ind w:left="-284"/>
        <w:jc w:val="both"/>
        <w:rPr>
          <w:rFonts w:ascii="Arial" w:hAnsi="Arial" w:cs="Arial"/>
          <w:bCs/>
          <w:sz w:val="24"/>
          <w:szCs w:val="24"/>
        </w:rPr>
      </w:pPr>
    </w:p>
    <w:p w14:paraId="0ED66D13" w14:textId="77777777" w:rsidR="0030360A" w:rsidRDefault="0030360A" w:rsidP="0088727A">
      <w:pPr>
        <w:pStyle w:val="Sangra3detindependiente"/>
        <w:spacing w:after="0"/>
        <w:ind w:left="-284"/>
        <w:jc w:val="both"/>
        <w:rPr>
          <w:rFonts w:ascii="Arial" w:hAnsi="Arial" w:cs="Arial"/>
          <w:bCs/>
          <w:sz w:val="24"/>
          <w:szCs w:val="24"/>
        </w:rPr>
      </w:pPr>
    </w:p>
    <w:p w14:paraId="0ED66D14" w14:textId="77777777" w:rsidR="0030360A" w:rsidRDefault="0030360A" w:rsidP="0088727A">
      <w:pPr>
        <w:pStyle w:val="Sangra3detindependiente"/>
        <w:spacing w:after="0"/>
        <w:ind w:left="-284"/>
        <w:jc w:val="both"/>
        <w:rPr>
          <w:rFonts w:ascii="Arial" w:hAnsi="Arial" w:cs="Arial"/>
          <w:bCs/>
          <w:sz w:val="24"/>
          <w:szCs w:val="24"/>
        </w:rPr>
      </w:pPr>
    </w:p>
    <w:p w14:paraId="0ED66D15" w14:textId="77777777" w:rsidR="0030360A" w:rsidRDefault="0030360A" w:rsidP="0088727A">
      <w:pPr>
        <w:pStyle w:val="Sangra3detindependiente"/>
        <w:spacing w:after="0"/>
        <w:ind w:left="-284"/>
        <w:jc w:val="both"/>
        <w:rPr>
          <w:rFonts w:ascii="Arial" w:hAnsi="Arial" w:cs="Arial"/>
          <w:bCs/>
          <w:sz w:val="24"/>
          <w:szCs w:val="24"/>
        </w:rPr>
      </w:pPr>
    </w:p>
    <w:p w14:paraId="0ED66D16" w14:textId="77777777" w:rsidR="0030360A" w:rsidRDefault="0030360A" w:rsidP="0088727A">
      <w:pPr>
        <w:pStyle w:val="Sangra3detindependiente"/>
        <w:spacing w:after="0"/>
        <w:ind w:left="-284"/>
        <w:jc w:val="both"/>
        <w:rPr>
          <w:rFonts w:ascii="Arial" w:hAnsi="Arial" w:cs="Arial"/>
          <w:bCs/>
          <w:sz w:val="24"/>
          <w:szCs w:val="24"/>
        </w:rPr>
      </w:pPr>
    </w:p>
    <w:p w14:paraId="0ED66D17" w14:textId="77777777" w:rsidR="0030360A" w:rsidRDefault="0030360A" w:rsidP="0088727A">
      <w:pPr>
        <w:pStyle w:val="Sangra3detindependiente"/>
        <w:spacing w:after="0"/>
        <w:ind w:left="-284"/>
        <w:jc w:val="both"/>
        <w:rPr>
          <w:rFonts w:ascii="Arial" w:hAnsi="Arial" w:cs="Arial"/>
          <w:bCs/>
          <w:sz w:val="24"/>
          <w:szCs w:val="24"/>
        </w:rPr>
      </w:pPr>
    </w:p>
    <w:p w14:paraId="0ED66D18" w14:textId="77777777" w:rsidR="0030360A" w:rsidRDefault="0030360A" w:rsidP="0088727A">
      <w:pPr>
        <w:pStyle w:val="Sangra3detindependiente"/>
        <w:spacing w:after="0"/>
        <w:ind w:left="-284"/>
        <w:jc w:val="both"/>
        <w:rPr>
          <w:rFonts w:ascii="Arial" w:hAnsi="Arial" w:cs="Arial"/>
          <w:bCs/>
          <w:sz w:val="24"/>
          <w:szCs w:val="24"/>
        </w:rPr>
      </w:pPr>
    </w:p>
    <w:p w14:paraId="0ED66D19" w14:textId="77777777" w:rsidR="0030360A" w:rsidRDefault="0030360A" w:rsidP="0088727A">
      <w:pPr>
        <w:pStyle w:val="Sangra3detindependiente"/>
        <w:spacing w:after="0"/>
        <w:ind w:left="-284"/>
        <w:jc w:val="both"/>
        <w:rPr>
          <w:rFonts w:ascii="Arial" w:hAnsi="Arial" w:cs="Arial"/>
          <w:bCs/>
          <w:sz w:val="24"/>
          <w:szCs w:val="24"/>
        </w:rPr>
      </w:pPr>
    </w:p>
    <w:p w14:paraId="0ED66D1A" w14:textId="77777777" w:rsidR="0030360A" w:rsidRDefault="0030360A" w:rsidP="0088727A">
      <w:pPr>
        <w:pStyle w:val="Sangra3detindependiente"/>
        <w:spacing w:after="0"/>
        <w:ind w:left="-284"/>
        <w:jc w:val="both"/>
        <w:rPr>
          <w:rFonts w:ascii="Arial" w:hAnsi="Arial" w:cs="Arial"/>
          <w:bCs/>
          <w:sz w:val="24"/>
          <w:szCs w:val="24"/>
        </w:rPr>
      </w:pPr>
    </w:p>
    <w:p w14:paraId="0ED66D1B" w14:textId="77777777" w:rsidR="0030360A" w:rsidRDefault="0030360A" w:rsidP="0088727A">
      <w:pPr>
        <w:pStyle w:val="Sangra3detindependiente"/>
        <w:spacing w:after="0"/>
        <w:ind w:left="-284"/>
        <w:jc w:val="both"/>
        <w:rPr>
          <w:rFonts w:ascii="Arial" w:hAnsi="Arial" w:cs="Arial"/>
          <w:bCs/>
          <w:sz w:val="24"/>
          <w:szCs w:val="24"/>
        </w:rPr>
      </w:pPr>
    </w:p>
    <w:p w14:paraId="0ED66D1C" w14:textId="77777777" w:rsidR="0030360A" w:rsidRDefault="0030360A" w:rsidP="0088727A">
      <w:pPr>
        <w:pStyle w:val="Sangra3detindependiente"/>
        <w:spacing w:after="0"/>
        <w:ind w:left="-284"/>
        <w:jc w:val="both"/>
        <w:rPr>
          <w:rFonts w:ascii="Arial" w:hAnsi="Arial" w:cs="Arial"/>
          <w:bCs/>
          <w:sz w:val="24"/>
          <w:szCs w:val="24"/>
        </w:rPr>
      </w:pPr>
    </w:p>
    <w:p w14:paraId="0ED66D1D" w14:textId="77777777" w:rsidR="0030360A" w:rsidRDefault="0030360A" w:rsidP="0088727A">
      <w:pPr>
        <w:pStyle w:val="Sangra3detindependiente"/>
        <w:spacing w:after="0"/>
        <w:ind w:left="-284"/>
        <w:jc w:val="both"/>
        <w:rPr>
          <w:rFonts w:ascii="Arial" w:hAnsi="Arial" w:cs="Arial"/>
          <w:bCs/>
          <w:sz w:val="24"/>
          <w:szCs w:val="24"/>
        </w:rPr>
      </w:pPr>
    </w:p>
    <w:p w14:paraId="0ED66D1E" w14:textId="77777777" w:rsidR="00CB5F74" w:rsidRDefault="0030360A" w:rsidP="0030360A">
      <w:pPr>
        <w:pStyle w:val="Sangra3detindependiente"/>
        <w:spacing w:after="0"/>
        <w:ind w:left="-284"/>
        <w:rPr>
          <w:rFonts w:ascii="Arial" w:hAnsi="Arial" w:cs="Arial"/>
          <w:bCs/>
          <w:sz w:val="24"/>
          <w:szCs w:val="24"/>
        </w:rPr>
      </w:pPr>
      <w:r>
        <w:rPr>
          <w:rFonts w:ascii="Arial" w:hAnsi="Arial" w:cs="Arial"/>
          <w:bCs/>
          <w:sz w:val="24"/>
          <w:szCs w:val="24"/>
        </w:rPr>
        <w:lastRenderedPageBreak/>
        <w:t>Anexo 6: Planos Sedes Honor&amp;Laurel</w:t>
      </w:r>
    </w:p>
    <w:p w14:paraId="0ED66D1F" w14:textId="77777777" w:rsidR="0030360A" w:rsidRDefault="0030360A" w:rsidP="0030360A">
      <w:pPr>
        <w:pStyle w:val="Sangra3detindependiente"/>
        <w:spacing w:after="0"/>
        <w:ind w:left="-284"/>
        <w:rPr>
          <w:rFonts w:ascii="Arial" w:hAnsi="Arial" w:cs="Arial"/>
          <w:bCs/>
          <w:sz w:val="24"/>
          <w:szCs w:val="24"/>
        </w:rPr>
      </w:pPr>
    </w:p>
    <w:p w14:paraId="0ED66D20" w14:textId="77777777" w:rsidR="0076698D" w:rsidRDefault="0030360A" w:rsidP="0030360A">
      <w:pPr>
        <w:pStyle w:val="Sangra3detindependiente"/>
        <w:spacing w:after="0"/>
        <w:ind w:left="-284"/>
        <w:jc w:val="center"/>
        <w:rPr>
          <w:rFonts w:ascii="Arial" w:hAnsi="Arial" w:cs="Arial"/>
          <w:bCs/>
          <w:sz w:val="24"/>
          <w:szCs w:val="24"/>
        </w:rPr>
      </w:pPr>
      <w:r>
        <w:rPr>
          <w:rFonts w:ascii="Arial" w:hAnsi="Arial" w:cs="Arial"/>
          <w:bCs/>
          <w:noProof/>
          <w:sz w:val="24"/>
          <w:szCs w:val="24"/>
          <w:lang w:val="es-CO" w:eastAsia="es-CO"/>
        </w:rPr>
        <w:drawing>
          <wp:inline distT="0" distB="0" distL="0" distR="0" wp14:anchorId="0ED66D39" wp14:editId="0ED66D3A">
            <wp:extent cx="5537606" cy="342915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8375" cy="3429635"/>
                    </a:xfrm>
                    <a:prstGeom prst="rect">
                      <a:avLst/>
                    </a:prstGeom>
                    <a:noFill/>
                  </pic:spPr>
                </pic:pic>
              </a:graphicData>
            </a:graphic>
          </wp:inline>
        </w:drawing>
      </w:r>
    </w:p>
    <w:p w14:paraId="0ED66D21" w14:textId="77777777" w:rsidR="0076698D" w:rsidRPr="0076698D" w:rsidRDefault="0076698D" w:rsidP="0076698D"/>
    <w:p w14:paraId="0ED66D22" w14:textId="77777777" w:rsidR="0076698D" w:rsidRPr="0076698D" w:rsidRDefault="0076698D" w:rsidP="0076698D"/>
    <w:p w14:paraId="0ED66D23" w14:textId="77777777" w:rsidR="0076698D" w:rsidRPr="0076698D" w:rsidRDefault="0076698D" w:rsidP="0076698D"/>
    <w:p w14:paraId="0ED66D24" w14:textId="77777777" w:rsidR="0076698D" w:rsidRDefault="0076698D" w:rsidP="0076698D"/>
    <w:p w14:paraId="0ED66D25" w14:textId="77777777" w:rsidR="0030360A" w:rsidRDefault="0076698D" w:rsidP="0076698D">
      <w:pPr>
        <w:tabs>
          <w:tab w:val="left" w:pos="1555"/>
        </w:tabs>
        <w:jc w:val="center"/>
      </w:pPr>
      <w:r w:rsidRPr="0076698D">
        <w:rPr>
          <w:noProof/>
          <w:lang w:val="es-CO" w:eastAsia="es-CO"/>
        </w:rPr>
        <w:drawing>
          <wp:inline distT="0" distB="0" distL="0" distR="0" wp14:anchorId="0ED66D3B" wp14:editId="0ED66D3C">
            <wp:extent cx="4879239" cy="258958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027" b="14454"/>
                    <a:stretch/>
                  </pic:blipFill>
                  <pic:spPr bwMode="auto">
                    <a:xfrm>
                      <a:off x="0" y="0"/>
                      <a:ext cx="4879919" cy="2589942"/>
                    </a:xfrm>
                    <a:prstGeom prst="rect">
                      <a:avLst/>
                    </a:prstGeom>
                    <a:ln>
                      <a:noFill/>
                    </a:ln>
                    <a:extLst>
                      <a:ext uri="{53640926-AAD7-44D8-BBD7-CCE9431645EC}">
                        <a14:shadowObscured xmlns:a14="http://schemas.microsoft.com/office/drawing/2010/main"/>
                      </a:ext>
                    </a:extLst>
                  </pic:spPr>
                </pic:pic>
              </a:graphicData>
            </a:graphic>
          </wp:inline>
        </w:drawing>
      </w:r>
    </w:p>
    <w:p w14:paraId="0ED66D26" w14:textId="77777777" w:rsidR="0076698D" w:rsidRDefault="0076698D" w:rsidP="0076698D">
      <w:pPr>
        <w:tabs>
          <w:tab w:val="left" w:pos="1555"/>
        </w:tabs>
        <w:jc w:val="center"/>
      </w:pPr>
    </w:p>
    <w:p w14:paraId="0ED66D27" w14:textId="77777777" w:rsidR="0076698D" w:rsidRDefault="0076698D" w:rsidP="0076698D">
      <w:pPr>
        <w:tabs>
          <w:tab w:val="left" w:pos="1555"/>
        </w:tabs>
        <w:jc w:val="center"/>
      </w:pPr>
    </w:p>
    <w:p w14:paraId="0ED66D28" w14:textId="77777777" w:rsidR="0076698D" w:rsidRDefault="0076698D" w:rsidP="0076698D">
      <w:pPr>
        <w:tabs>
          <w:tab w:val="left" w:pos="1555"/>
        </w:tabs>
        <w:jc w:val="center"/>
      </w:pPr>
    </w:p>
    <w:p w14:paraId="0ED66D29" w14:textId="77777777" w:rsidR="0076698D" w:rsidRDefault="0076698D" w:rsidP="0076698D">
      <w:pPr>
        <w:tabs>
          <w:tab w:val="left" w:pos="1555"/>
        </w:tabs>
        <w:jc w:val="center"/>
      </w:pPr>
    </w:p>
    <w:p w14:paraId="0ED66D2A" w14:textId="77777777" w:rsidR="0076698D" w:rsidRDefault="0076698D" w:rsidP="0076698D">
      <w:pPr>
        <w:tabs>
          <w:tab w:val="left" w:pos="1555"/>
        </w:tabs>
        <w:jc w:val="center"/>
      </w:pPr>
      <w:r>
        <w:rPr>
          <w:noProof/>
          <w:lang w:val="es-CO" w:eastAsia="es-CO"/>
        </w:rPr>
        <w:lastRenderedPageBreak/>
        <w:drawing>
          <wp:inline distT="0" distB="0" distL="0" distR="0" wp14:anchorId="0ED66D3D" wp14:editId="0ED66D3E">
            <wp:extent cx="4572000" cy="269930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7680" b="13604"/>
                    <a:stretch/>
                  </pic:blipFill>
                  <pic:spPr bwMode="auto">
                    <a:xfrm>
                      <a:off x="0" y="0"/>
                      <a:ext cx="4572635" cy="2699684"/>
                    </a:xfrm>
                    <a:prstGeom prst="rect">
                      <a:avLst/>
                    </a:prstGeom>
                    <a:noFill/>
                    <a:ln>
                      <a:noFill/>
                    </a:ln>
                    <a:extLst>
                      <a:ext uri="{53640926-AAD7-44D8-BBD7-CCE9431645EC}">
                        <a14:shadowObscured xmlns:a14="http://schemas.microsoft.com/office/drawing/2010/main"/>
                      </a:ext>
                    </a:extLst>
                  </pic:spPr>
                </pic:pic>
              </a:graphicData>
            </a:graphic>
          </wp:inline>
        </w:drawing>
      </w:r>
    </w:p>
    <w:p w14:paraId="0ED66D2B" w14:textId="77777777" w:rsidR="0076698D" w:rsidRDefault="0076698D" w:rsidP="0076698D">
      <w:pPr>
        <w:tabs>
          <w:tab w:val="left" w:pos="1555"/>
        </w:tabs>
        <w:jc w:val="center"/>
      </w:pPr>
    </w:p>
    <w:p w14:paraId="0ED66D2C" w14:textId="77777777" w:rsidR="0076698D" w:rsidRPr="0076698D" w:rsidRDefault="0076698D" w:rsidP="0076698D">
      <w:pPr>
        <w:tabs>
          <w:tab w:val="left" w:pos="1555"/>
        </w:tabs>
        <w:jc w:val="center"/>
      </w:pPr>
      <w:r>
        <w:rPr>
          <w:noProof/>
          <w:lang w:val="es-CO" w:eastAsia="es-CO"/>
        </w:rPr>
        <w:drawing>
          <wp:inline distT="0" distB="0" distL="0" distR="0" wp14:anchorId="0ED66D3F" wp14:editId="0ED66D40">
            <wp:extent cx="4572635" cy="3429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3429635"/>
                    </a:xfrm>
                    <a:prstGeom prst="rect">
                      <a:avLst/>
                    </a:prstGeom>
                    <a:noFill/>
                  </pic:spPr>
                </pic:pic>
              </a:graphicData>
            </a:graphic>
          </wp:inline>
        </w:drawing>
      </w:r>
    </w:p>
    <w:sectPr w:rsidR="0076698D" w:rsidRPr="0076698D" w:rsidSect="00CB5F74">
      <w:headerReference w:type="default" r:id="rId21"/>
      <w:footerReference w:type="default" r:id="rId22"/>
      <w:headerReference w:type="first" r:id="rId23"/>
      <w:footerReference w:type="first" r:id="rId24"/>
      <w:pgSz w:w="11906" w:h="16838" w:code="9"/>
      <w:pgMar w:top="2268" w:right="1701" w:bottom="1985" w:left="1418" w:header="1134" w:footer="14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880EA" w14:textId="77777777" w:rsidR="003E794D" w:rsidRDefault="003E794D">
      <w:r>
        <w:separator/>
      </w:r>
    </w:p>
  </w:endnote>
  <w:endnote w:type="continuationSeparator" w:id="0">
    <w:p w14:paraId="057ECD04" w14:textId="77777777" w:rsidR="003E794D" w:rsidRDefault="003E7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66D54" w14:textId="77777777" w:rsidR="007C6CDA" w:rsidRPr="00513DEC" w:rsidRDefault="007C6CDA" w:rsidP="001A4CE2">
    <w:pPr>
      <w:pBdr>
        <w:top w:val="single" w:sz="4" w:space="1" w:color="auto"/>
        <w:left w:val="single" w:sz="4" w:space="4" w:color="auto"/>
        <w:bottom w:val="single" w:sz="4" w:space="1" w:color="auto"/>
        <w:right w:val="single" w:sz="4" w:space="4" w:color="auto"/>
      </w:pBdr>
      <w:jc w:val="center"/>
      <w:rPr>
        <w:rFonts w:ascii="Arial" w:hAnsi="Arial" w:cs="Arial"/>
        <w:b/>
        <w:i/>
        <w:sz w:val="16"/>
        <w:szCs w:val="16"/>
      </w:rPr>
    </w:pPr>
    <w:r w:rsidRPr="00513DEC">
      <w:rPr>
        <w:rFonts w:ascii="Arial" w:hAnsi="Arial" w:cs="Arial"/>
        <w:b/>
        <w:i/>
        <w:sz w:val="16"/>
        <w:szCs w:val="16"/>
      </w:rPr>
      <w:t>LAS IMPRESIONES NO ESTÁN CONTROLADAS</w:t>
    </w:r>
  </w:p>
  <w:p w14:paraId="0ED66D55" w14:textId="77777777" w:rsidR="007C6CDA" w:rsidRDefault="007C6CDA" w:rsidP="001A4CE2">
    <w:pPr>
      <w:pStyle w:val="Piedepgina"/>
      <w:pBdr>
        <w:top w:val="single" w:sz="4" w:space="1" w:color="auto"/>
        <w:left w:val="single" w:sz="4" w:space="4" w:color="auto"/>
        <w:bottom w:val="single" w:sz="4" w:space="1" w:color="auto"/>
        <w:right w:val="single" w:sz="4" w:space="4" w:color="auto"/>
      </w:pBdr>
      <w:jc w:val="center"/>
    </w:pPr>
    <w:smartTag w:uri="urn:schemas-microsoft-com:office:smarttags" w:element="PersonName">
      <w:smartTagPr>
        <w:attr w:name="ProductID" w:val="LA VERSIￓN VIGENTE SE"/>
      </w:smartTagPr>
      <w:smartTag w:uri="urn:schemas-microsoft-com:office:smarttags" w:element="PersonName">
        <w:smartTagPr>
          <w:attr w:name="ProductID" w:val="LA VERSIￓN VIGENTE"/>
        </w:smartTagPr>
        <w:r w:rsidRPr="00513DEC">
          <w:rPr>
            <w:rFonts w:ascii="Arial" w:hAnsi="Arial" w:cs="Arial"/>
            <w:b/>
            <w:i/>
            <w:sz w:val="16"/>
            <w:szCs w:val="16"/>
          </w:rPr>
          <w:t>LA VERSIÓN VIGENTE</w:t>
        </w:r>
      </w:smartTag>
      <w:r w:rsidRPr="00513DEC">
        <w:rPr>
          <w:rFonts w:ascii="Arial" w:hAnsi="Arial" w:cs="Arial"/>
          <w:b/>
          <w:i/>
          <w:sz w:val="16"/>
          <w:szCs w:val="16"/>
        </w:rPr>
        <w:t xml:space="preserve"> SE</w:t>
      </w:r>
    </w:smartTag>
    <w:r w:rsidRPr="00513DEC">
      <w:rPr>
        <w:rFonts w:ascii="Arial" w:hAnsi="Arial" w:cs="Arial"/>
        <w:b/>
        <w:i/>
        <w:sz w:val="16"/>
        <w:szCs w:val="16"/>
      </w:rPr>
      <w:t xml:space="preserve"> CONSULTA EN </w:t>
    </w:r>
    <w:r>
      <w:rPr>
        <w:rFonts w:ascii="Arial" w:hAnsi="Arial" w:cs="Arial"/>
        <w:b/>
        <w:i/>
        <w:sz w:val="16"/>
        <w:szCs w:val="16"/>
      </w:rPr>
      <w:t>LA INTRANET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66D65" w14:textId="77777777" w:rsidR="007C6CDA" w:rsidRPr="00513DEC" w:rsidRDefault="007C6CDA" w:rsidP="005D6177">
    <w:pPr>
      <w:pBdr>
        <w:top w:val="single" w:sz="4" w:space="1" w:color="auto"/>
        <w:left w:val="single" w:sz="4" w:space="4" w:color="auto"/>
        <w:bottom w:val="single" w:sz="4" w:space="1" w:color="auto"/>
        <w:right w:val="single" w:sz="4" w:space="4" w:color="auto"/>
      </w:pBdr>
      <w:jc w:val="center"/>
      <w:rPr>
        <w:rFonts w:ascii="Arial" w:hAnsi="Arial" w:cs="Arial"/>
        <w:b/>
        <w:i/>
        <w:sz w:val="16"/>
        <w:szCs w:val="16"/>
      </w:rPr>
    </w:pPr>
    <w:r w:rsidRPr="00513DEC">
      <w:rPr>
        <w:rFonts w:ascii="Arial" w:hAnsi="Arial" w:cs="Arial"/>
        <w:b/>
        <w:i/>
        <w:sz w:val="16"/>
        <w:szCs w:val="16"/>
      </w:rPr>
      <w:t>LAS IMPRESIONES NO ESTÁN CONTROLADAS</w:t>
    </w:r>
  </w:p>
  <w:p w14:paraId="0ED66D66" w14:textId="77777777" w:rsidR="007C6CDA" w:rsidRPr="005D6177" w:rsidRDefault="007C6CDA" w:rsidP="005D6177">
    <w:pPr>
      <w:pStyle w:val="Piedepgina"/>
      <w:pBdr>
        <w:top w:val="single" w:sz="4" w:space="1" w:color="auto"/>
        <w:left w:val="single" w:sz="4" w:space="4" w:color="auto"/>
        <w:bottom w:val="single" w:sz="4" w:space="1" w:color="auto"/>
        <w:right w:val="single" w:sz="4" w:space="4" w:color="auto"/>
      </w:pBdr>
      <w:jc w:val="center"/>
    </w:pPr>
    <w:smartTag w:uri="urn:schemas-microsoft-com:office:smarttags" w:element="PersonName">
      <w:smartTagPr>
        <w:attr w:name="ProductID" w:val="LA VERSIￓN VIGENTE SE"/>
      </w:smartTagPr>
      <w:smartTag w:uri="urn:schemas-microsoft-com:office:smarttags" w:element="PersonName">
        <w:smartTagPr>
          <w:attr w:name="ProductID" w:val="LA VERSIￓN VIGENTE"/>
        </w:smartTagPr>
        <w:r w:rsidRPr="00513DEC">
          <w:rPr>
            <w:rFonts w:ascii="Arial" w:hAnsi="Arial" w:cs="Arial"/>
            <w:b/>
            <w:i/>
            <w:sz w:val="16"/>
            <w:szCs w:val="16"/>
          </w:rPr>
          <w:t>LA VERSIÓN VIGENTE</w:t>
        </w:r>
      </w:smartTag>
      <w:r w:rsidRPr="00513DEC">
        <w:rPr>
          <w:rFonts w:ascii="Arial" w:hAnsi="Arial" w:cs="Arial"/>
          <w:b/>
          <w:i/>
          <w:sz w:val="16"/>
          <w:szCs w:val="16"/>
        </w:rPr>
        <w:t xml:space="preserve"> SE</w:t>
      </w:r>
    </w:smartTag>
    <w:r w:rsidRPr="00513DEC">
      <w:rPr>
        <w:rFonts w:ascii="Arial" w:hAnsi="Arial" w:cs="Arial"/>
        <w:b/>
        <w:i/>
        <w:sz w:val="16"/>
        <w:szCs w:val="16"/>
      </w:rPr>
      <w:t xml:space="preserve"> CONSULTA EN </w:t>
    </w:r>
    <w:smartTag w:uri="urn:schemas-microsoft-com:office:smarttags" w:element="PersonName">
      <w:smartTagPr>
        <w:attr w:name="ProductID" w:val="LA INTRANET"/>
      </w:smartTagPr>
      <w:r>
        <w:rPr>
          <w:rFonts w:ascii="Arial" w:hAnsi="Arial" w:cs="Arial"/>
          <w:b/>
          <w:i/>
          <w:sz w:val="16"/>
          <w:szCs w:val="16"/>
        </w:rPr>
        <w:t>LA INTRANET</w:t>
      </w:r>
    </w:smartTag>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EFA0E" w14:textId="77777777" w:rsidR="003E794D" w:rsidRDefault="003E794D">
      <w:r>
        <w:separator/>
      </w:r>
    </w:p>
  </w:footnote>
  <w:footnote w:type="continuationSeparator" w:id="0">
    <w:p w14:paraId="0C7FDDCD" w14:textId="77777777" w:rsidR="003E794D" w:rsidRDefault="003E7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13"/>
      <w:gridCol w:w="3119"/>
      <w:gridCol w:w="2126"/>
      <w:gridCol w:w="1701"/>
    </w:tblGrid>
    <w:tr w:rsidR="007C6CDA" w14:paraId="0ED66D4C" w14:textId="77777777">
      <w:trPr>
        <w:cantSplit/>
        <w:trHeight w:val="662"/>
      </w:trPr>
      <w:tc>
        <w:tcPr>
          <w:tcW w:w="1913" w:type="dxa"/>
          <w:vMerge w:val="restart"/>
        </w:tcPr>
        <w:p w14:paraId="0ED66D45" w14:textId="77777777" w:rsidR="007C6CDA" w:rsidRDefault="007C6CDA" w:rsidP="00682345">
          <w:pPr>
            <w:pStyle w:val="Encabezado"/>
          </w:pPr>
          <w:r>
            <w:rPr>
              <w:noProof/>
              <w:lang w:val="es-CO" w:eastAsia="es-CO"/>
            </w:rPr>
            <w:drawing>
              <wp:inline distT="0" distB="0" distL="0" distR="0" wp14:anchorId="0ED66D67" wp14:editId="0ED66D68">
                <wp:extent cx="1125855" cy="653415"/>
                <wp:effectExtent l="19050" t="0" r="0" b="0"/>
                <wp:docPr id="5" name="4 Imagen" descr="LOG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8.png"/>
                        <pic:cNvPicPr/>
                      </pic:nvPicPr>
                      <pic:blipFill>
                        <a:blip r:embed="rId1"/>
                        <a:stretch>
                          <a:fillRect/>
                        </a:stretch>
                      </pic:blipFill>
                      <pic:spPr>
                        <a:xfrm>
                          <a:off x="0" y="0"/>
                          <a:ext cx="1125855" cy="653415"/>
                        </a:xfrm>
                        <a:prstGeom prst="rect">
                          <a:avLst/>
                        </a:prstGeom>
                      </pic:spPr>
                    </pic:pic>
                  </a:graphicData>
                </a:graphic>
              </wp:inline>
            </w:drawing>
          </w:r>
        </w:p>
        <w:p w14:paraId="0ED66D46" w14:textId="77777777" w:rsidR="007C6CDA" w:rsidRDefault="007C6CDA" w:rsidP="00682345">
          <w:pPr>
            <w:pStyle w:val="Encabezado"/>
          </w:pPr>
        </w:p>
      </w:tc>
      <w:tc>
        <w:tcPr>
          <w:tcW w:w="3119" w:type="dxa"/>
          <w:vMerge w:val="restart"/>
          <w:vAlign w:val="center"/>
        </w:tcPr>
        <w:p w14:paraId="0ED66D47" w14:textId="77777777" w:rsidR="007C6CDA" w:rsidRPr="00F335A0" w:rsidRDefault="007C6CDA" w:rsidP="00682345">
          <w:pPr>
            <w:pStyle w:val="Encabezado"/>
            <w:jc w:val="center"/>
            <w:rPr>
              <w:rFonts w:ascii="Arial" w:hAnsi="Arial" w:cs="Arial"/>
            </w:rPr>
          </w:pPr>
        </w:p>
        <w:p w14:paraId="0ED66D48" w14:textId="77777777" w:rsidR="007C6CDA" w:rsidRPr="00F335A0" w:rsidRDefault="007C6CDA" w:rsidP="00682345">
          <w:pPr>
            <w:pStyle w:val="Encabezado"/>
            <w:jc w:val="center"/>
            <w:rPr>
              <w:rFonts w:ascii="Arial" w:hAnsi="Arial" w:cs="Arial"/>
              <w:sz w:val="24"/>
            </w:rPr>
          </w:pPr>
          <w:r>
            <w:rPr>
              <w:rFonts w:ascii="Arial" w:hAnsi="Arial" w:cs="Arial"/>
              <w:b/>
              <w:sz w:val="22"/>
              <w:szCs w:val="22"/>
            </w:rPr>
            <w:t>SEGURIDAD SEDE ADMINISTRATIVA GRUPO HONOR &amp; LAUREL</w:t>
          </w:r>
        </w:p>
      </w:tc>
      <w:tc>
        <w:tcPr>
          <w:tcW w:w="2126" w:type="dxa"/>
          <w:vAlign w:val="center"/>
        </w:tcPr>
        <w:p w14:paraId="0ED66D49" w14:textId="77777777" w:rsidR="007C6CDA" w:rsidRPr="00F335A0" w:rsidRDefault="007C6CDA" w:rsidP="00682345">
          <w:pPr>
            <w:pStyle w:val="Encabezado"/>
            <w:jc w:val="center"/>
            <w:rPr>
              <w:rFonts w:ascii="Arial" w:hAnsi="Arial" w:cs="Arial"/>
            </w:rPr>
          </w:pPr>
          <w:r w:rsidRPr="00F335A0">
            <w:rPr>
              <w:rFonts w:ascii="Arial" w:hAnsi="Arial" w:cs="Arial"/>
            </w:rPr>
            <w:t>VERSIÓN</w:t>
          </w:r>
        </w:p>
        <w:p w14:paraId="0ED66D4A" w14:textId="77777777" w:rsidR="007C6CDA" w:rsidRPr="00F335A0" w:rsidRDefault="007C6CDA" w:rsidP="00463D9F">
          <w:pPr>
            <w:pStyle w:val="Encabezado"/>
            <w:jc w:val="center"/>
            <w:rPr>
              <w:rFonts w:ascii="Arial" w:hAnsi="Arial" w:cs="Arial"/>
            </w:rPr>
          </w:pPr>
          <w:r>
            <w:rPr>
              <w:rFonts w:ascii="Arial" w:hAnsi="Arial" w:cs="Arial"/>
            </w:rPr>
            <w:t>12</w:t>
          </w:r>
        </w:p>
      </w:tc>
      <w:tc>
        <w:tcPr>
          <w:tcW w:w="1701" w:type="dxa"/>
          <w:vAlign w:val="center"/>
        </w:tcPr>
        <w:p w14:paraId="0ED66D4B" w14:textId="77777777" w:rsidR="007C6CDA" w:rsidRPr="00F335A0" w:rsidRDefault="007C6CDA" w:rsidP="00682345">
          <w:pPr>
            <w:pStyle w:val="Encabezado"/>
            <w:jc w:val="center"/>
            <w:rPr>
              <w:rFonts w:ascii="Arial" w:hAnsi="Arial" w:cs="Arial"/>
            </w:rPr>
          </w:pPr>
          <w:r w:rsidRPr="00F335A0">
            <w:rPr>
              <w:rFonts w:ascii="Arial" w:hAnsi="Arial" w:cs="Arial"/>
            </w:rPr>
            <w:t>CO-7</w:t>
          </w:r>
          <w:r>
            <w:rPr>
              <w:rFonts w:ascii="Arial" w:hAnsi="Arial" w:cs="Arial"/>
            </w:rPr>
            <w:t>PR-14</w:t>
          </w:r>
        </w:p>
      </w:tc>
    </w:tr>
    <w:tr w:rsidR="007C6CDA" w14:paraId="0ED66D52" w14:textId="77777777">
      <w:trPr>
        <w:cantSplit/>
        <w:trHeight w:val="566"/>
      </w:trPr>
      <w:tc>
        <w:tcPr>
          <w:tcW w:w="1913" w:type="dxa"/>
          <w:vMerge/>
        </w:tcPr>
        <w:p w14:paraId="0ED66D4D" w14:textId="77777777" w:rsidR="007C6CDA" w:rsidRDefault="007C6CDA" w:rsidP="00682345">
          <w:pPr>
            <w:pStyle w:val="Encabezado"/>
          </w:pPr>
        </w:p>
      </w:tc>
      <w:tc>
        <w:tcPr>
          <w:tcW w:w="3119" w:type="dxa"/>
          <w:vMerge/>
          <w:vAlign w:val="center"/>
        </w:tcPr>
        <w:p w14:paraId="0ED66D4E" w14:textId="77777777" w:rsidR="007C6CDA" w:rsidRPr="00F335A0" w:rsidRDefault="007C6CDA" w:rsidP="00682345">
          <w:pPr>
            <w:pStyle w:val="Encabezado"/>
            <w:jc w:val="center"/>
            <w:rPr>
              <w:rFonts w:ascii="Arial" w:hAnsi="Arial" w:cs="Arial"/>
            </w:rPr>
          </w:pPr>
        </w:p>
      </w:tc>
      <w:tc>
        <w:tcPr>
          <w:tcW w:w="2126" w:type="dxa"/>
          <w:vAlign w:val="center"/>
        </w:tcPr>
        <w:p w14:paraId="0ED66D4F" w14:textId="77777777" w:rsidR="007C6CDA" w:rsidRPr="00F335A0" w:rsidRDefault="007C6CDA" w:rsidP="00682345">
          <w:pPr>
            <w:pStyle w:val="Encabezado"/>
            <w:jc w:val="center"/>
            <w:rPr>
              <w:rFonts w:ascii="Arial" w:hAnsi="Arial" w:cs="Arial"/>
            </w:rPr>
          </w:pPr>
          <w:r w:rsidRPr="00F335A0">
            <w:rPr>
              <w:rFonts w:ascii="Arial" w:hAnsi="Arial" w:cs="Arial"/>
            </w:rPr>
            <w:t xml:space="preserve">FECHA DE </w:t>
          </w:r>
          <w:r>
            <w:rPr>
              <w:rFonts w:ascii="Arial" w:hAnsi="Arial" w:cs="Arial"/>
            </w:rPr>
            <w:t>ACTUALIZACIÓN:</w:t>
          </w:r>
        </w:p>
        <w:p w14:paraId="0ED66D50" w14:textId="77777777" w:rsidR="007C6CDA" w:rsidRPr="00F335A0" w:rsidRDefault="007C6CDA" w:rsidP="00DB71A1">
          <w:pPr>
            <w:pStyle w:val="Encabezado"/>
            <w:jc w:val="center"/>
            <w:rPr>
              <w:rFonts w:ascii="Arial" w:hAnsi="Arial" w:cs="Arial"/>
            </w:rPr>
          </w:pPr>
          <w:r>
            <w:rPr>
              <w:rFonts w:ascii="Arial" w:hAnsi="Arial" w:cs="Arial"/>
            </w:rPr>
            <w:t>Septiembre 11 de 2014</w:t>
          </w:r>
        </w:p>
      </w:tc>
      <w:tc>
        <w:tcPr>
          <w:tcW w:w="1701" w:type="dxa"/>
          <w:vAlign w:val="center"/>
        </w:tcPr>
        <w:p w14:paraId="0ED66D51" w14:textId="63DBDE1D" w:rsidR="007C6CDA" w:rsidRPr="00F335A0" w:rsidRDefault="007C6CDA" w:rsidP="00682345">
          <w:pPr>
            <w:pStyle w:val="Encabezado"/>
            <w:jc w:val="center"/>
            <w:rPr>
              <w:rFonts w:ascii="Arial" w:hAnsi="Arial" w:cs="Arial"/>
            </w:rPr>
          </w:pPr>
          <w:r w:rsidRPr="005D6177">
            <w:rPr>
              <w:rFonts w:ascii="Arial" w:hAnsi="Arial" w:cs="Arial"/>
            </w:rPr>
            <w:t xml:space="preserve">Página </w:t>
          </w:r>
          <w:r w:rsidRPr="005D6177">
            <w:rPr>
              <w:rFonts w:ascii="Arial" w:hAnsi="Arial" w:cs="Arial"/>
            </w:rPr>
            <w:fldChar w:fldCharType="begin"/>
          </w:r>
          <w:r w:rsidRPr="005D6177">
            <w:rPr>
              <w:rFonts w:ascii="Arial" w:hAnsi="Arial" w:cs="Arial"/>
            </w:rPr>
            <w:instrText xml:space="preserve"> PAGE </w:instrText>
          </w:r>
          <w:r w:rsidRPr="005D6177">
            <w:rPr>
              <w:rFonts w:ascii="Arial" w:hAnsi="Arial" w:cs="Arial"/>
            </w:rPr>
            <w:fldChar w:fldCharType="separate"/>
          </w:r>
          <w:r w:rsidR="00160C27">
            <w:rPr>
              <w:rFonts w:ascii="Arial" w:hAnsi="Arial" w:cs="Arial"/>
              <w:noProof/>
            </w:rPr>
            <w:t>2</w:t>
          </w:r>
          <w:r w:rsidRPr="005D6177">
            <w:rPr>
              <w:rFonts w:ascii="Arial" w:hAnsi="Arial" w:cs="Arial"/>
            </w:rPr>
            <w:fldChar w:fldCharType="end"/>
          </w:r>
          <w:r w:rsidRPr="005D6177">
            <w:rPr>
              <w:rFonts w:ascii="Arial" w:hAnsi="Arial" w:cs="Arial"/>
            </w:rPr>
            <w:t xml:space="preserve"> de </w:t>
          </w:r>
          <w:r w:rsidRPr="005D6177">
            <w:rPr>
              <w:rFonts w:ascii="Arial" w:hAnsi="Arial" w:cs="Arial"/>
            </w:rPr>
            <w:fldChar w:fldCharType="begin"/>
          </w:r>
          <w:r w:rsidRPr="005D6177">
            <w:rPr>
              <w:rFonts w:ascii="Arial" w:hAnsi="Arial" w:cs="Arial"/>
            </w:rPr>
            <w:instrText xml:space="preserve"> NUMPAGES </w:instrText>
          </w:r>
          <w:r w:rsidRPr="005D6177">
            <w:rPr>
              <w:rFonts w:ascii="Arial" w:hAnsi="Arial" w:cs="Arial"/>
            </w:rPr>
            <w:fldChar w:fldCharType="separate"/>
          </w:r>
          <w:r w:rsidR="00160C27">
            <w:rPr>
              <w:rFonts w:ascii="Arial" w:hAnsi="Arial" w:cs="Arial"/>
              <w:noProof/>
            </w:rPr>
            <w:t>20</w:t>
          </w:r>
          <w:r w:rsidRPr="005D6177">
            <w:rPr>
              <w:rFonts w:ascii="Arial" w:hAnsi="Arial" w:cs="Arial"/>
            </w:rPr>
            <w:fldChar w:fldCharType="end"/>
          </w:r>
        </w:p>
      </w:tc>
    </w:tr>
  </w:tbl>
  <w:p w14:paraId="0ED66D53" w14:textId="77777777" w:rsidR="007C6CDA" w:rsidRPr="005D6177" w:rsidRDefault="007C6CDA" w:rsidP="005D61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13"/>
      <w:gridCol w:w="3119"/>
      <w:gridCol w:w="2126"/>
      <w:gridCol w:w="1701"/>
    </w:tblGrid>
    <w:tr w:rsidR="007C6CDA" w14:paraId="0ED66D5D" w14:textId="77777777">
      <w:trPr>
        <w:cantSplit/>
        <w:trHeight w:val="662"/>
      </w:trPr>
      <w:tc>
        <w:tcPr>
          <w:tcW w:w="1913" w:type="dxa"/>
          <w:vMerge w:val="restart"/>
        </w:tcPr>
        <w:p w14:paraId="0ED66D56" w14:textId="77777777" w:rsidR="007C6CDA" w:rsidRDefault="007C6CDA" w:rsidP="00682345">
          <w:pPr>
            <w:pStyle w:val="Encabezado"/>
          </w:pPr>
          <w:r>
            <w:rPr>
              <w:noProof/>
              <w:lang w:val="es-CO" w:eastAsia="es-CO"/>
            </w:rPr>
            <w:drawing>
              <wp:inline distT="0" distB="0" distL="0" distR="0" wp14:anchorId="0ED66D69" wp14:editId="0ED66D6A">
                <wp:extent cx="1125855" cy="653415"/>
                <wp:effectExtent l="19050" t="0" r="0" b="0"/>
                <wp:docPr id="4" name="3 Imagen" descr="LOG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8.png"/>
                        <pic:cNvPicPr/>
                      </pic:nvPicPr>
                      <pic:blipFill>
                        <a:blip r:embed="rId1"/>
                        <a:stretch>
                          <a:fillRect/>
                        </a:stretch>
                      </pic:blipFill>
                      <pic:spPr>
                        <a:xfrm>
                          <a:off x="0" y="0"/>
                          <a:ext cx="1125855" cy="653415"/>
                        </a:xfrm>
                        <a:prstGeom prst="rect">
                          <a:avLst/>
                        </a:prstGeom>
                      </pic:spPr>
                    </pic:pic>
                  </a:graphicData>
                </a:graphic>
              </wp:inline>
            </w:drawing>
          </w:r>
        </w:p>
        <w:p w14:paraId="0ED66D57" w14:textId="77777777" w:rsidR="007C6CDA" w:rsidRDefault="007C6CDA" w:rsidP="00682345">
          <w:pPr>
            <w:pStyle w:val="Encabezado"/>
          </w:pPr>
        </w:p>
      </w:tc>
      <w:tc>
        <w:tcPr>
          <w:tcW w:w="3119" w:type="dxa"/>
          <w:vMerge w:val="restart"/>
          <w:vAlign w:val="center"/>
        </w:tcPr>
        <w:p w14:paraId="0ED66D58" w14:textId="77777777" w:rsidR="007C6CDA" w:rsidRPr="00F335A0" w:rsidRDefault="007C6CDA" w:rsidP="00682345">
          <w:pPr>
            <w:pStyle w:val="Encabezado"/>
            <w:jc w:val="center"/>
            <w:rPr>
              <w:rFonts w:ascii="Arial" w:hAnsi="Arial" w:cs="Arial"/>
            </w:rPr>
          </w:pPr>
        </w:p>
        <w:p w14:paraId="0ED66D59" w14:textId="77777777" w:rsidR="007C6CDA" w:rsidRPr="00F335A0" w:rsidRDefault="007C6CDA" w:rsidP="00682345">
          <w:pPr>
            <w:pStyle w:val="Encabezado"/>
            <w:jc w:val="center"/>
            <w:rPr>
              <w:rFonts w:ascii="Arial" w:hAnsi="Arial" w:cs="Arial"/>
              <w:sz w:val="24"/>
            </w:rPr>
          </w:pPr>
          <w:r>
            <w:rPr>
              <w:rFonts w:ascii="Arial" w:hAnsi="Arial" w:cs="Arial"/>
              <w:b/>
              <w:sz w:val="22"/>
              <w:szCs w:val="22"/>
            </w:rPr>
            <w:t>SEGURIDAD SEDE ADMINISTRATIVA GRUPO HONOR &amp; LAUREL</w:t>
          </w:r>
        </w:p>
      </w:tc>
      <w:tc>
        <w:tcPr>
          <w:tcW w:w="2126" w:type="dxa"/>
          <w:vAlign w:val="center"/>
        </w:tcPr>
        <w:p w14:paraId="0ED66D5A" w14:textId="77777777" w:rsidR="007C6CDA" w:rsidRPr="00F335A0" w:rsidRDefault="007C6CDA" w:rsidP="00682345">
          <w:pPr>
            <w:pStyle w:val="Encabezado"/>
            <w:jc w:val="center"/>
            <w:rPr>
              <w:rFonts w:ascii="Arial" w:hAnsi="Arial" w:cs="Arial"/>
            </w:rPr>
          </w:pPr>
          <w:r w:rsidRPr="00F335A0">
            <w:rPr>
              <w:rFonts w:ascii="Arial" w:hAnsi="Arial" w:cs="Arial"/>
            </w:rPr>
            <w:t>VERSIÓN</w:t>
          </w:r>
        </w:p>
        <w:p w14:paraId="0ED66D5B" w14:textId="399B2C3A" w:rsidR="007C6CDA" w:rsidRPr="00F335A0" w:rsidRDefault="007C6CDA" w:rsidP="00682345">
          <w:pPr>
            <w:pStyle w:val="Encabezado"/>
            <w:jc w:val="center"/>
            <w:rPr>
              <w:rFonts w:ascii="Arial" w:hAnsi="Arial" w:cs="Arial"/>
            </w:rPr>
          </w:pPr>
          <w:r>
            <w:rPr>
              <w:rFonts w:ascii="Arial" w:hAnsi="Arial" w:cs="Arial"/>
            </w:rPr>
            <w:t>1</w:t>
          </w:r>
          <w:r w:rsidR="00BC52E8">
            <w:rPr>
              <w:rFonts w:ascii="Arial" w:hAnsi="Arial" w:cs="Arial"/>
            </w:rPr>
            <w:t>3</w:t>
          </w:r>
        </w:p>
      </w:tc>
      <w:tc>
        <w:tcPr>
          <w:tcW w:w="1701" w:type="dxa"/>
          <w:vAlign w:val="center"/>
        </w:tcPr>
        <w:p w14:paraId="0ED66D5C" w14:textId="77777777" w:rsidR="007C6CDA" w:rsidRPr="00F335A0" w:rsidRDefault="007C6CDA" w:rsidP="00682345">
          <w:pPr>
            <w:pStyle w:val="Encabezado"/>
            <w:jc w:val="center"/>
            <w:rPr>
              <w:rFonts w:ascii="Arial" w:hAnsi="Arial" w:cs="Arial"/>
            </w:rPr>
          </w:pPr>
          <w:r w:rsidRPr="00F335A0">
            <w:rPr>
              <w:rFonts w:ascii="Arial" w:hAnsi="Arial" w:cs="Arial"/>
            </w:rPr>
            <w:t>CO-7</w:t>
          </w:r>
          <w:r>
            <w:rPr>
              <w:rFonts w:ascii="Arial" w:hAnsi="Arial" w:cs="Arial"/>
            </w:rPr>
            <w:t>PR-14</w:t>
          </w:r>
        </w:p>
      </w:tc>
    </w:tr>
    <w:tr w:rsidR="007C6CDA" w14:paraId="0ED66D63" w14:textId="77777777">
      <w:trPr>
        <w:cantSplit/>
        <w:trHeight w:val="566"/>
      </w:trPr>
      <w:tc>
        <w:tcPr>
          <w:tcW w:w="1913" w:type="dxa"/>
          <w:vMerge/>
        </w:tcPr>
        <w:p w14:paraId="0ED66D5E" w14:textId="77777777" w:rsidR="007C6CDA" w:rsidRDefault="007C6CDA" w:rsidP="00682345">
          <w:pPr>
            <w:pStyle w:val="Encabezado"/>
          </w:pPr>
        </w:p>
      </w:tc>
      <w:tc>
        <w:tcPr>
          <w:tcW w:w="3119" w:type="dxa"/>
          <w:vMerge/>
          <w:vAlign w:val="center"/>
        </w:tcPr>
        <w:p w14:paraId="0ED66D5F" w14:textId="77777777" w:rsidR="007C6CDA" w:rsidRPr="00F335A0" w:rsidRDefault="007C6CDA" w:rsidP="00682345">
          <w:pPr>
            <w:pStyle w:val="Encabezado"/>
            <w:jc w:val="center"/>
            <w:rPr>
              <w:rFonts w:ascii="Arial" w:hAnsi="Arial" w:cs="Arial"/>
            </w:rPr>
          </w:pPr>
        </w:p>
      </w:tc>
      <w:tc>
        <w:tcPr>
          <w:tcW w:w="2126" w:type="dxa"/>
          <w:vAlign w:val="center"/>
        </w:tcPr>
        <w:p w14:paraId="0ED66D60" w14:textId="77777777" w:rsidR="007C6CDA" w:rsidRPr="00F335A0" w:rsidRDefault="007C6CDA" w:rsidP="00682345">
          <w:pPr>
            <w:pStyle w:val="Encabezado"/>
            <w:jc w:val="center"/>
            <w:rPr>
              <w:rFonts w:ascii="Arial" w:hAnsi="Arial" w:cs="Arial"/>
            </w:rPr>
          </w:pPr>
          <w:r w:rsidRPr="00F335A0">
            <w:rPr>
              <w:rFonts w:ascii="Arial" w:hAnsi="Arial" w:cs="Arial"/>
            </w:rPr>
            <w:t xml:space="preserve">FECHA DE </w:t>
          </w:r>
          <w:r>
            <w:rPr>
              <w:rFonts w:ascii="Arial" w:hAnsi="Arial" w:cs="Arial"/>
            </w:rPr>
            <w:t>ACTUALIZACIÓN:</w:t>
          </w:r>
        </w:p>
        <w:p w14:paraId="0ED66D61" w14:textId="10FC7CA6" w:rsidR="007C6CDA" w:rsidRPr="00F335A0" w:rsidRDefault="00BC52E8" w:rsidP="00DB71A1">
          <w:pPr>
            <w:pStyle w:val="Encabezado"/>
            <w:jc w:val="center"/>
            <w:rPr>
              <w:rFonts w:ascii="Arial" w:hAnsi="Arial" w:cs="Arial"/>
            </w:rPr>
          </w:pPr>
          <w:r>
            <w:rPr>
              <w:rFonts w:ascii="Arial" w:hAnsi="Arial" w:cs="Arial"/>
            </w:rPr>
            <w:t>Abril 20 de 2016</w:t>
          </w:r>
        </w:p>
      </w:tc>
      <w:tc>
        <w:tcPr>
          <w:tcW w:w="1701" w:type="dxa"/>
          <w:vAlign w:val="center"/>
        </w:tcPr>
        <w:p w14:paraId="0ED66D62" w14:textId="2AD28BB8" w:rsidR="007C6CDA" w:rsidRPr="00F335A0" w:rsidRDefault="007C6CDA" w:rsidP="00682345">
          <w:pPr>
            <w:pStyle w:val="Encabezado"/>
            <w:jc w:val="center"/>
            <w:rPr>
              <w:rFonts w:ascii="Arial" w:hAnsi="Arial" w:cs="Arial"/>
            </w:rPr>
          </w:pPr>
          <w:r w:rsidRPr="005D6177">
            <w:rPr>
              <w:rFonts w:ascii="Arial" w:hAnsi="Arial" w:cs="Arial"/>
            </w:rPr>
            <w:t xml:space="preserve">Página </w:t>
          </w:r>
          <w:r w:rsidRPr="005D6177">
            <w:rPr>
              <w:rFonts w:ascii="Arial" w:hAnsi="Arial" w:cs="Arial"/>
            </w:rPr>
            <w:fldChar w:fldCharType="begin"/>
          </w:r>
          <w:r w:rsidRPr="005D6177">
            <w:rPr>
              <w:rFonts w:ascii="Arial" w:hAnsi="Arial" w:cs="Arial"/>
            </w:rPr>
            <w:instrText xml:space="preserve"> PAGE </w:instrText>
          </w:r>
          <w:r w:rsidRPr="005D6177">
            <w:rPr>
              <w:rFonts w:ascii="Arial" w:hAnsi="Arial" w:cs="Arial"/>
            </w:rPr>
            <w:fldChar w:fldCharType="separate"/>
          </w:r>
          <w:r w:rsidR="00160C27">
            <w:rPr>
              <w:rFonts w:ascii="Arial" w:hAnsi="Arial" w:cs="Arial"/>
              <w:noProof/>
            </w:rPr>
            <w:t>1</w:t>
          </w:r>
          <w:r w:rsidRPr="005D6177">
            <w:rPr>
              <w:rFonts w:ascii="Arial" w:hAnsi="Arial" w:cs="Arial"/>
            </w:rPr>
            <w:fldChar w:fldCharType="end"/>
          </w:r>
          <w:r w:rsidRPr="005D6177">
            <w:rPr>
              <w:rFonts w:ascii="Arial" w:hAnsi="Arial" w:cs="Arial"/>
            </w:rPr>
            <w:t xml:space="preserve"> de </w:t>
          </w:r>
          <w:r w:rsidRPr="005D6177">
            <w:rPr>
              <w:rFonts w:ascii="Arial" w:hAnsi="Arial" w:cs="Arial"/>
            </w:rPr>
            <w:fldChar w:fldCharType="begin"/>
          </w:r>
          <w:r w:rsidRPr="005D6177">
            <w:rPr>
              <w:rFonts w:ascii="Arial" w:hAnsi="Arial" w:cs="Arial"/>
            </w:rPr>
            <w:instrText xml:space="preserve"> NUMPAGES </w:instrText>
          </w:r>
          <w:r w:rsidRPr="005D6177">
            <w:rPr>
              <w:rFonts w:ascii="Arial" w:hAnsi="Arial" w:cs="Arial"/>
            </w:rPr>
            <w:fldChar w:fldCharType="separate"/>
          </w:r>
          <w:r w:rsidR="00160C27">
            <w:rPr>
              <w:rFonts w:ascii="Arial" w:hAnsi="Arial" w:cs="Arial"/>
              <w:noProof/>
            </w:rPr>
            <w:t>20</w:t>
          </w:r>
          <w:r w:rsidRPr="005D6177">
            <w:rPr>
              <w:rFonts w:ascii="Arial" w:hAnsi="Arial" w:cs="Arial"/>
            </w:rPr>
            <w:fldChar w:fldCharType="end"/>
          </w:r>
        </w:p>
      </w:tc>
    </w:tr>
  </w:tbl>
  <w:p w14:paraId="0ED66D64" w14:textId="77777777" w:rsidR="007C6CDA" w:rsidRPr="005D6177" w:rsidRDefault="007C6CDA" w:rsidP="005D61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3775E"/>
    <w:multiLevelType w:val="singleLevel"/>
    <w:tmpl w:val="E30AA8D0"/>
    <w:lvl w:ilvl="0">
      <w:start w:val="1"/>
      <w:numFmt w:val="decimal"/>
      <w:lvlText w:val="%1."/>
      <w:lvlJc w:val="left"/>
      <w:pPr>
        <w:tabs>
          <w:tab w:val="num" w:pos="360"/>
        </w:tabs>
        <w:ind w:left="360" w:hanging="360"/>
      </w:pPr>
      <w:rPr>
        <w:rFonts w:hint="default"/>
      </w:rPr>
    </w:lvl>
  </w:abstractNum>
  <w:abstractNum w:abstractNumId="1" w15:restartNumberingAfterBreak="0">
    <w:nsid w:val="0CF5342A"/>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4B93A9C"/>
    <w:multiLevelType w:val="hybridMultilevel"/>
    <w:tmpl w:val="66121F66"/>
    <w:lvl w:ilvl="0" w:tplc="5E380D7C">
      <w:start w:val="1"/>
      <w:numFmt w:val="bullet"/>
      <w:lvlText w:val=""/>
      <w:lvlJc w:val="left"/>
      <w:pPr>
        <w:tabs>
          <w:tab w:val="num" w:pos="720"/>
        </w:tabs>
        <w:ind w:left="720" w:hanging="360"/>
      </w:pPr>
      <w:rPr>
        <w:rFonts w:ascii="Symbol" w:hAnsi="Symbol" w:hint="default"/>
      </w:rPr>
    </w:lvl>
    <w:lvl w:ilvl="1" w:tplc="8FB23A82" w:tentative="1">
      <w:start w:val="1"/>
      <w:numFmt w:val="bullet"/>
      <w:lvlText w:val="o"/>
      <w:lvlJc w:val="left"/>
      <w:pPr>
        <w:tabs>
          <w:tab w:val="num" w:pos="1440"/>
        </w:tabs>
        <w:ind w:left="1440" w:hanging="360"/>
      </w:pPr>
      <w:rPr>
        <w:rFonts w:ascii="Courier New" w:hAnsi="Courier New" w:hint="default"/>
      </w:rPr>
    </w:lvl>
    <w:lvl w:ilvl="2" w:tplc="0C3E2A56" w:tentative="1">
      <w:start w:val="1"/>
      <w:numFmt w:val="bullet"/>
      <w:lvlText w:val=""/>
      <w:lvlJc w:val="left"/>
      <w:pPr>
        <w:tabs>
          <w:tab w:val="num" w:pos="2160"/>
        </w:tabs>
        <w:ind w:left="2160" w:hanging="360"/>
      </w:pPr>
      <w:rPr>
        <w:rFonts w:ascii="Wingdings" w:hAnsi="Wingdings" w:hint="default"/>
      </w:rPr>
    </w:lvl>
    <w:lvl w:ilvl="3" w:tplc="83A6E576" w:tentative="1">
      <w:start w:val="1"/>
      <w:numFmt w:val="bullet"/>
      <w:lvlText w:val=""/>
      <w:lvlJc w:val="left"/>
      <w:pPr>
        <w:tabs>
          <w:tab w:val="num" w:pos="2880"/>
        </w:tabs>
        <w:ind w:left="2880" w:hanging="360"/>
      </w:pPr>
      <w:rPr>
        <w:rFonts w:ascii="Symbol" w:hAnsi="Symbol" w:hint="default"/>
      </w:rPr>
    </w:lvl>
    <w:lvl w:ilvl="4" w:tplc="67D26680" w:tentative="1">
      <w:start w:val="1"/>
      <w:numFmt w:val="bullet"/>
      <w:lvlText w:val="o"/>
      <w:lvlJc w:val="left"/>
      <w:pPr>
        <w:tabs>
          <w:tab w:val="num" w:pos="3600"/>
        </w:tabs>
        <w:ind w:left="3600" w:hanging="360"/>
      </w:pPr>
      <w:rPr>
        <w:rFonts w:ascii="Courier New" w:hAnsi="Courier New" w:hint="default"/>
      </w:rPr>
    </w:lvl>
    <w:lvl w:ilvl="5" w:tplc="98FA3F1E" w:tentative="1">
      <w:start w:val="1"/>
      <w:numFmt w:val="bullet"/>
      <w:lvlText w:val=""/>
      <w:lvlJc w:val="left"/>
      <w:pPr>
        <w:tabs>
          <w:tab w:val="num" w:pos="4320"/>
        </w:tabs>
        <w:ind w:left="4320" w:hanging="360"/>
      </w:pPr>
      <w:rPr>
        <w:rFonts w:ascii="Wingdings" w:hAnsi="Wingdings" w:hint="default"/>
      </w:rPr>
    </w:lvl>
    <w:lvl w:ilvl="6" w:tplc="EDE651DC" w:tentative="1">
      <w:start w:val="1"/>
      <w:numFmt w:val="bullet"/>
      <w:lvlText w:val=""/>
      <w:lvlJc w:val="left"/>
      <w:pPr>
        <w:tabs>
          <w:tab w:val="num" w:pos="5040"/>
        </w:tabs>
        <w:ind w:left="5040" w:hanging="360"/>
      </w:pPr>
      <w:rPr>
        <w:rFonts w:ascii="Symbol" w:hAnsi="Symbol" w:hint="default"/>
      </w:rPr>
    </w:lvl>
    <w:lvl w:ilvl="7" w:tplc="C4489FB0" w:tentative="1">
      <w:start w:val="1"/>
      <w:numFmt w:val="bullet"/>
      <w:lvlText w:val="o"/>
      <w:lvlJc w:val="left"/>
      <w:pPr>
        <w:tabs>
          <w:tab w:val="num" w:pos="5760"/>
        </w:tabs>
        <w:ind w:left="5760" w:hanging="360"/>
      </w:pPr>
      <w:rPr>
        <w:rFonts w:ascii="Courier New" w:hAnsi="Courier New" w:hint="default"/>
      </w:rPr>
    </w:lvl>
    <w:lvl w:ilvl="8" w:tplc="B63C9D0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7C341B"/>
    <w:multiLevelType w:val="hybridMultilevel"/>
    <w:tmpl w:val="1E003152"/>
    <w:lvl w:ilvl="0" w:tplc="0C0A000F">
      <w:start w:val="1"/>
      <w:numFmt w:val="decimal"/>
      <w:lvlText w:val="%1."/>
      <w:lvlJc w:val="left"/>
      <w:pPr>
        <w:tabs>
          <w:tab w:val="num" w:pos="720"/>
        </w:tabs>
        <w:ind w:left="720" w:hanging="360"/>
      </w:pPr>
      <w:rPr>
        <w:rFonts w:hint="default"/>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7D15B2C"/>
    <w:multiLevelType w:val="multilevel"/>
    <w:tmpl w:val="DF682682"/>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960"/>
        </w:tabs>
        <w:ind w:left="960" w:hanging="600"/>
      </w:pPr>
      <w:rPr>
        <w:rFonts w:hint="default"/>
        <w:b/>
      </w:rPr>
    </w:lvl>
    <w:lvl w:ilvl="2">
      <w:start w:val="1"/>
      <w:numFmt w:val="decimal"/>
      <w:isLgl/>
      <w:lvlText w:val="%1.%2.%3"/>
      <w:lvlJc w:val="left"/>
      <w:pPr>
        <w:tabs>
          <w:tab w:val="num" w:pos="1440"/>
        </w:tabs>
        <w:ind w:left="1440" w:hanging="720"/>
      </w:pPr>
      <w:rPr>
        <w:rFonts w:hint="default"/>
        <w:b/>
      </w:rPr>
    </w:lvl>
    <w:lvl w:ilvl="3">
      <w:start w:val="1"/>
      <w:numFmt w:val="decimal"/>
      <w:isLgl/>
      <w:lvlText w:val="%1.%2.%3.%4"/>
      <w:lvlJc w:val="left"/>
      <w:pPr>
        <w:tabs>
          <w:tab w:val="num" w:pos="1800"/>
        </w:tabs>
        <w:ind w:left="1800" w:hanging="720"/>
      </w:pPr>
      <w:rPr>
        <w:rFonts w:hint="default"/>
        <w:b/>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5" w15:restartNumberingAfterBreak="0">
    <w:nsid w:val="1826298F"/>
    <w:multiLevelType w:val="singleLevel"/>
    <w:tmpl w:val="E30AA8D0"/>
    <w:lvl w:ilvl="0">
      <w:start w:val="1"/>
      <w:numFmt w:val="decimal"/>
      <w:lvlText w:val="%1."/>
      <w:lvlJc w:val="left"/>
      <w:pPr>
        <w:tabs>
          <w:tab w:val="num" w:pos="360"/>
        </w:tabs>
        <w:ind w:left="360" w:hanging="360"/>
      </w:pPr>
    </w:lvl>
  </w:abstractNum>
  <w:abstractNum w:abstractNumId="6" w15:restartNumberingAfterBreak="0">
    <w:nsid w:val="1D5F756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EE653C"/>
    <w:multiLevelType w:val="singleLevel"/>
    <w:tmpl w:val="0C0A000F"/>
    <w:lvl w:ilvl="0">
      <w:start w:val="1"/>
      <w:numFmt w:val="decimal"/>
      <w:lvlText w:val="%1."/>
      <w:lvlJc w:val="left"/>
      <w:pPr>
        <w:tabs>
          <w:tab w:val="num" w:pos="360"/>
        </w:tabs>
        <w:ind w:left="360" w:hanging="360"/>
      </w:pPr>
      <w:rPr>
        <w:rFonts w:hint="default"/>
      </w:rPr>
    </w:lvl>
  </w:abstractNum>
  <w:abstractNum w:abstractNumId="8" w15:restartNumberingAfterBreak="0">
    <w:nsid w:val="20050E9F"/>
    <w:multiLevelType w:val="hybridMultilevel"/>
    <w:tmpl w:val="28A6D2B0"/>
    <w:lvl w:ilvl="0" w:tplc="FADEDBE2">
      <w:start w:val="1"/>
      <w:numFmt w:val="bullet"/>
      <w:lvlText w:val=""/>
      <w:lvlJc w:val="left"/>
      <w:pPr>
        <w:tabs>
          <w:tab w:val="num" w:pos="720"/>
        </w:tabs>
        <w:ind w:left="720" w:hanging="360"/>
      </w:pPr>
      <w:rPr>
        <w:rFonts w:ascii="Symbol" w:hAnsi="Symbol" w:hint="default"/>
      </w:rPr>
    </w:lvl>
    <w:lvl w:ilvl="1" w:tplc="EF120DD8" w:tentative="1">
      <w:start w:val="1"/>
      <w:numFmt w:val="bullet"/>
      <w:lvlText w:val="o"/>
      <w:lvlJc w:val="left"/>
      <w:pPr>
        <w:tabs>
          <w:tab w:val="num" w:pos="1440"/>
        </w:tabs>
        <w:ind w:left="1440" w:hanging="360"/>
      </w:pPr>
      <w:rPr>
        <w:rFonts w:ascii="Courier New" w:hAnsi="Courier New" w:hint="default"/>
      </w:rPr>
    </w:lvl>
    <w:lvl w:ilvl="2" w:tplc="7D64F0EE" w:tentative="1">
      <w:start w:val="1"/>
      <w:numFmt w:val="bullet"/>
      <w:lvlText w:val=""/>
      <w:lvlJc w:val="left"/>
      <w:pPr>
        <w:tabs>
          <w:tab w:val="num" w:pos="2160"/>
        </w:tabs>
        <w:ind w:left="2160" w:hanging="360"/>
      </w:pPr>
      <w:rPr>
        <w:rFonts w:ascii="Wingdings" w:hAnsi="Wingdings" w:hint="default"/>
      </w:rPr>
    </w:lvl>
    <w:lvl w:ilvl="3" w:tplc="A02E719C" w:tentative="1">
      <w:start w:val="1"/>
      <w:numFmt w:val="bullet"/>
      <w:lvlText w:val=""/>
      <w:lvlJc w:val="left"/>
      <w:pPr>
        <w:tabs>
          <w:tab w:val="num" w:pos="2880"/>
        </w:tabs>
        <w:ind w:left="2880" w:hanging="360"/>
      </w:pPr>
      <w:rPr>
        <w:rFonts w:ascii="Symbol" w:hAnsi="Symbol" w:hint="default"/>
      </w:rPr>
    </w:lvl>
    <w:lvl w:ilvl="4" w:tplc="FCA4DA96" w:tentative="1">
      <w:start w:val="1"/>
      <w:numFmt w:val="bullet"/>
      <w:lvlText w:val="o"/>
      <w:lvlJc w:val="left"/>
      <w:pPr>
        <w:tabs>
          <w:tab w:val="num" w:pos="3600"/>
        </w:tabs>
        <w:ind w:left="3600" w:hanging="360"/>
      </w:pPr>
      <w:rPr>
        <w:rFonts w:ascii="Courier New" w:hAnsi="Courier New" w:hint="default"/>
      </w:rPr>
    </w:lvl>
    <w:lvl w:ilvl="5" w:tplc="466C0BBC" w:tentative="1">
      <w:start w:val="1"/>
      <w:numFmt w:val="bullet"/>
      <w:lvlText w:val=""/>
      <w:lvlJc w:val="left"/>
      <w:pPr>
        <w:tabs>
          <w:tab w:val="num" w:pos="4320"/>
        </w:tabs>
        <w:ind w:left="4320" w:hanging="360"/>
      </w:pPr>
      <w:rPr>
        <w:rFonts w:ascii="Wingdings" w:hAnsi="Wingdings" w:hint="default"/>
      </w:rPr>
    </w:lvl>
    <w:lvl w:ilvl="6" w:tplc="67406052" w:tentative="1">
      <w:start w:val="1"/>
      <w:numFmt w:val="bullet"/>
      <w:lvlText w:val=""/>
      <w:lvlJc w:val="left"/>
      <w:pPr>
        <w:tabs>
          <w:tab w:val="num" w:pos="5040"/>
        </w:tabs>
        <w:ind w:left="5040" w:hanging="360"/>
      </w:pPr>
      <w:rPr>
        <w:rFonts w:ascii="Symbol" w:hAnsi="Symbol" w:hint="default"/>
      </w:rPr>
    </w:lvl>
    <w:lvl w:ilvl="7" w:tplc="8B7A58BC" w:tentative="1">
      <w:start w:val="1"/>
      <w:numFmt w:val="bullet"/>
      <w:lvlText w:val="o"/>
      <w:lvlJc w:val="left"/>
      <w:pPr>
        <w:tabs>
          <w:tab w:val="num" w:pos="5760"/>
        </w:tabs>
        <w:ind w:left="5760" w:hanging="360"/>
      </w:pPr>
      <w:rPr>
        <w:rFonts w:ascii="Courier New" w:hAnsi="Courier New" w:hint="default"/>
      </w:rPr>
    </w:lvl>
    <w:lvl w:ilvl="8" w:tplc="88E0601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D534F8"/>
    <w:multiLevelType w:val="singleLevel"/>
    <w:tmpl w:val="0C0A000F"/>
    <w:lvl w:ilvl="0">
      <w:start w:val="1"/>
      <w:numFmt w:val="decimal"/>
      <w:lvlText w:val="%1."/>
      <w:lvlJc w:val="left"/>
      <w:pPr>
        <w:tabs>
          <w:tab w:val="num" w:pos="360"/>
        </w:tabs>
        <w:ind w:left="360" w:hanging="360"/>
      </w:pPr>
      <w:rPr>
        <w:rFonts w:hint="default"/>
      </w:rPr>
    </w:lvl>
  </w:abstractNum>
  <w:abstractNum w:abstractNumId="10" w15:restartNumberingAfterBreak="0">
    <w:nsid w:val="21643B0F"/>
    <w:multiLevelType w:val="hybridMultilevel"/>
    <w:tmpl w:val="010A1904"/>
    <w:lvl w:ilvl="0" w:tplc="123CF24C">
      <w:start w:val="1"/>
      <w:numFmt w:val="bullet"/>
      <w:lvlText w:val=""/>
      <w:lvlJc w:val="left"/>
      <w:pPr>
        <w:tabs>
          <w:tab w:val="num" w:pos="284"/>
        </w:tabs>
        <w:ind w:left="284" w:hanging="284"/>
      </w:pPr>
      <w:rPr>
        <w:rFonts w:ascii="Symbol" w:hAnsi="Symbol" w:hint="default"/>
        <w:color w:val="333399"/>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15:restartNumberingAfterBreak="0">
    <w:nsid w:val="2280398F"/>
    <w:multiLevelType w:val="hybridMultilevel"/>
    <w:tmpl w:val="D44C06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3785D6E"/>
    <w:multiLevelType w:val="multilevel"/>
    <w:tmpl w:val="052E0D30"/>
    <w:lvl w:ilvl="0">
      <w:start w:val="6"/>
      <w:numFmt w:val="decimal"/>
      <w:lvlText w:val="%1"/>
      <w:lvlJc w:val="left"/>
      <w:pPr>
        <w:tabs>
          <w:tab w:val="num" w:pos="420"/>
        </w:tabs>
        <w:ind w:left="420" w:hanging="420"/>
      </w:pPr>
      <w:rPr>
        <w:rFonts w:hint="default"/>
        <w:b/>
      </w:rPr>
    </w:lvl>
    <w:lvl w:ilvl="1">
      <w:start w:val="1"/>
      <w:numFmt w:val="decimal"/>
      <w:lvlText w:val="%1.%2"/>
      <w:lvlJc w:val="left"/>
      <w:pPr>
        <w:tabs>
          <w:tab w:val="num" w:pos="1125"/>
        </w:tabs>
        <w:ind w:left="1125" w:hanging="420"/>
      </w:pPr>
      <w:rPr>
        <w:rFonts w:hint="default"/>
        <w:b/>
      </w:rPr>
    </w:lvl>
    <w:lvl w:ilvl="2">
      <w:start w:val="1"/>
      <w:numFmt w:val="decimal"/>
      <w:lvlText w:val="%1.%2.%3"/>
      <w:lvlJc w:val="left"/>
      <w:pPr>
        <w:tabs>
          <w:tab w:val="num" w:pos="2130"/>
        </w:tabs>
        <w:ind w:left="2130" w:hanging="720"/>
      </w:pPr>
      <w:rPr>
        <w:rFonts w:hint="default"/>
        <w:b/>
      </w:rPr>
    </w:lvl>
    <w:lvl w:ilvl="3">
      <w:start w:val="1"/>
      <w:numFmt w:val="decimal"/>
      <w:lvlText w:val="%1.%2.%3.%4"/>
      <w:lvlJc w:val="left"/>
      <w:pPr>
        <w:tabs>
          <w:tab w:val="num" w:pos="2835"/>
        </w:tabs>
        <w:ind w:left="2835" w:hanging="720"/>
      </w:pPr>
      <w:rPr>
        <w:rFonts w:hint="default"/>
        <w:b/>
      </w:rPr>
    </w:lvl>
    <w:lvl w:ilvl="4">
      <w:start w:val="1"/>
      <w:numFmt w:val="decimal"/>
      <w:lvlText w:val="%1.%2.%3.%4.%5"/>
      <w:lvlJc w:val="left"/>
      <w:pPr>
        <w:tabs>
          <w:tab w:val="num" w:pos="3900"/>
        </w:tabs>
        <w:ind w:left="3900" w:hanging="1080"/>
      </w:pPr>
      <w:rPr>
        <w:rFonts w:hint="default"/>
        <w:b/>
      </w:rPr>
    </w:lvl>
    <w:lvl w:ilvl="5">
      <w:start w:val="1"/>
      <w:numFmt w:val="decimal"/>
      <w:lvlText w:val="%1.%2.%3.%4.%5.%6"/>
      <w:lvlJc w:val="left"/>
      <w:pPr>
        <w:tabs>
          <w:tab w:val="num" w:pos="4605"/>
        </w:tabs>
        <w:ind w:left="4605" w:hanging="1080"/>
      </w:pPr>
      <w:rPr>
        <w:rFonts w:hint="default"/>
        <w:b/>
      </w:rPr>
    </w:lvl>
    <w:lvl w:ilvl="6">
      <w:start w:val="1"/>
      <w:numFmt w:val="decimal"/>
      <w:lvlText w:val="%1.%2.%3.%4.%5.%6.%7"/>
      <w:lvlJc w:val="left"/>
      <w:pPr>
        <w:tabs>
          <w:tab w:val="num" w:pos="5670"/>
        </w:tabs>
        <w:ind w:left="5670" w:hanging="1440"/>
      </w:pPr>
      <w:rPr>
        <w:rFonts w:hint="default"/>
        <w:b/>
      </w:rPr>
    </w:lvl>
    <w:lvl w:ilvl="7">
      <w:start w:val="1"/>
      <w:numFmt w:val="decimal"/>
      <w:lvlText w:val="%1.%2.%3.%4.%5.%6.%7.%8"/>
      <w:lvlJc w:val="left"/>
      <w:pPr>
        <w:tabs>
          <w:tab w:val="num" w:pos="6375"/>
        </w:tabs>
        <w:ind w:left="6375" w:hanging="1440"/>
      </w:pPr>
      <w:rPr>
        <w:rFonts w:hint="default"/>
        <w:b/>
      </w:rPr>
    </w:lvl>
    <w:lvl w:ilvl="8">
      <w:start w:val="1"/>
      <w:numFmt w:val="decimal"/>
      <w:lvlText w:val="%1.%2.%3.%4.%5.%6.%7.%8.%9"/>
      <w:lvlJc w:val="left"/>
      <w:pPr>
        <w:tabs>
          <w:tab w:val="num" w:pos="7440"/>
        </w:tabs>
        <w:ind w:left="7440" w:hanging="1800"/>
      </w:pPr>
      <w:rPr>
        <w:rFonts w:hint="default"/>
        <w:b/>
      </w:rPr>
    </w:lvl>
  </w:abstractNum>
  <w:abstractNum w:abstractNumId="13" w15:restartNumberingAfterBreak="0">
    <w:nsid w:val="276226AF"/>
    <w:multiLevelType w:val="hybridMultilevel"/>
    <w:tmpl w:val="A39C1480"/>
    <w:lvl w:ilvl="0" w:tplc="5404B19E">
      <w:start w:val="1"/>
      <w:numFmt w:val="bullet"/>
      <w:lvlText w:val=""/>
      <w:lvlJc w:val="left"/>
      <w:pPr>
        <w:tabs>
          <w:tab w:val="num" w:pos="720"/>
        </w:tabs>
        <w:ind w:left="720" w:hanging="360"/>
      </w:pPr>
      <w:rPr>
        <w:rFonts w:ascii="Symbol" w:hAnsi="Symbol" w:hint="default"/>
      </w:rPr>
    </w:lvl>
    <w:lvl w:ilvl="1" w:tplc="6A664094" w:tentative="1">
      <w:start w:val="1"/>
      <w:numFmt w:val="bullet"/>
      <w:lvlText w:val="o"/>
      <w:lvlJc w:val="left"/>
      <w:pPr>
        <w:tabs>
          <w:tab w:val="num" w:pos="1440"/>
        </w:tabs>
        <w:ind w:left="1440" w:hanging="360"/>
      </w:pPr>
      <w:rPr>
        <w:rFonts w:ascii="Courier New" w:hAnsi="Courier New" w:hint="default"/>
      </w:rPr>
    </w:lvl>
    <w:lvl w:ilvl="2" w:tplc="ED7EA9D2" w:tentative="1">
      <w:start w:val="1"/>
      <w:numFmt w:val="bullet"/>
      <w:lvlText w:val=""/>
      <w:lvlJc w:val="left"/>
      <w:pPr>
        <w:tabs>
          <w:tab w:val="num" w:pos="2160"/>
        </w:tabs>
        <w:ind w:left="2160" w:hanging="360"/>
      </w:pPr>
      <w:rPr>
        <w:rFonts w:ascii="Wingdings" w:hAnsi="Wingdings" w:hint="default"/>
      </w:rPr>
    </w:lvl>
    <w:lvl w:ilvl="3" w:tplc="5F20C040" w:tentative="1">
      <w:start w:val="1"/>
      <w:numFmt w:val="bullet"/>
      <w:lvlText w:val=""/>
      <w:lvlJc w:val="left"/>
      <w:pPr>
        <w:tabs>
          <w:tab w:val="num" w:pos="2880"/>
        </w:tabs>
        <w:ind w:left="2880" w:hanging="360"/>
      </w:pPr>
      <w:rPr>
        <w:rFonts w:ascii="Symbol" w:hAnsi="Symbol" w:hint="default"/>
      </w:rPr>
    </w:lvl>
    <w:lvl w:ilvl="4" w:tplc="D8282ECC" w:tentative="1">
      <w:start w:val="1"/>
      <w:numFmt w:val="bullet"/>
      <w:lvlText w:val="o"/>
      <w:lvlJc w:val="left"/>
      <w:pPr>
        <w:tabs>
          <w:tab w:val="num" w:pos="3600"/>
        </w:tabs>
        <w:ind w:left="3600" w:hanging="360"/>
      </w:pPr>
      <w:rPr>
        <w:rFonts w:ascii="Courier New" w:hAnsi="Courier New" w:hint="default"/>
      </w:rPr>
    </w:lvl>
    <w:lvl w:ilvl="5" w:tplc="A6D6D09A" w:tentative="1">
      <w:start w:val="1"/>
      <w:numFmt w:val="bullet"/>
      <w:lvlText w:val=""/>
      <w:lvlJc w:val="left"/>
      <w:pPr>
        <w:tabs>
          <w:tab w:val="num" w:pos="4320"/>
        </w:tabs>
        <w:ind w:left="4320" w:hanging="360"/>
      </w:pPr>
      <w:rPr>
        <w:rFonts w:ascii="Wingdings" w:hAnsi="Wingdings" w:hint="default"/>
      </w:rPr>
    </w:lvl>
    <w:lvl w:ilvl="6" w:tplc="2F9CFE54" w:tentative="1">
      <w:start w:val="1"/>
      <w:numFmt w:val="bullet"/>
      <w:lvlText w:val=""/>
      <w:lvlJc w:val="left"/>
      <w:pPr>
        <w:tabs>
          <w:tab w:val="num" w:pos="5040"/>
        </w:tabs>
        <w:ind w:left="5040" w:hanging="360"/>
      </w:pPr>
      <w:rPr>
        <w:rFonts w:ascii="Symbol" w:hAnsi="Symbol" w:hint="default"/>
      </w:rPr>
    </w:lvl>
    <w:lvl w:ilvl="7" w:tplc="7AF22794" w:tentative="1">
      <w:start w:val="1"/>
      <w:numFmt w:val="bullet"/>
      <w:lvlText w:val="o"/>
      <w:lvlJc w:val="left"/>
      <w:pPr>
        <w:tabs>
          <w:tab w:val="num" w:pos="5760"/>
        </w:tabs>
        <w:ind w:left="5760" w:hanging="360"/>
      </w:pPr>
      <w:rPr>
        <w:rFonts w:ascii="Courier New" w:hAnsi="Courier New" w:hint="default"/>
      </w:rPr>
    </w:lvl>
    <w:lvl w:ilvl="8" w:tplc="E42AA44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F91787"/>
    <w:multiLevelType w:val="singleLevel"/>
    <w:tmpl w:val="8BE697CC"/>
    <w:lvl w:ilvl="0">
      <w:start w:val="1"/>
      <w:numFmt w:val="decimal"/>
      <w:lvlText w:val="%1."/>
      <w:lvlJc w:val="left"/>
      <w:pPr>
        <w:tabs>
          <w:tab w:val="num" w:pos="1485"/>
        </w:tabs>
        <w:ind w:left="1485" w:hanging="360"/>
      </w:pPr>
      <w:rPr>
        <w:rFonts w:hint="default"/>
      </w:rPr>
    </w:lvl>
  </w:abstractNum>
  <w:abstractNum w:abstractNumId="15" w15:restartNumberingAfterBreak="0">
    <w:nsid w:val="2B19137B"/>
    <w:multiLevelType w:val="hybridMultilevel"/>
    <w:tmpl w:val="F05487DC"/>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start w:val="1"/>
      <w:numFmt w:val="bullet"/>
      <w:lvlText w:val=""/>
      <w:lvlJc w:val="left"/>
      <w:pPr>
        <w:ind w:left="2220" w:hanging="360"/>
      </w:pPr>
      <w:rPr>
        <w:rFonts w:ascii="Wingdings" w:hAnsi="Wingdings" w:hint="default"/>
      </w:rPr>
    </w:lvl>
    <w:lvl w:ilvl="3" w:tplc="0C0A0001">
      <w:start w:val="1"/>
      <w:numFmt w:val="bullet"/>
      <w:lvlText w:val=""/>
      <w:lvlJc w:val="left"/>
      <w:pPr>
        <w:ind w:left="2940" w:hanging="360"/>
      </w:pPr>
      <w:rPr>
        <w:rFonts w:ascii="Symbol" w:hAnsi="Symbol" w:hint="default"/>
      </w:rPr>
    </w:lvl>
    <w:lvl w:ilvl="4" w:tplc="0C0A0003">
      <w:start w:val="1"/>
      <w:numFmt w:val="bullet"/>
      <w:lvlText w:val="o"/>
      <w:lvlJc w:val="left"/>
      <w:pPr>
        <w:ind w:left="3660" w:hanging="360"/>
      </w:pPr>
      <w:rPr>
        <w:rFonts w:ascii="Courier New" w:hAnsi="Courier New" w:cs="Courier New" w:hint="default"/>
      </w:rPr>
    </w:lvl>
    <w:lvl w:ilvl="5" w:tplc="0C0A0005">
      <w:start w:val="1"/>
      <w:numFmt w:val="bullet"/>
      <w:lvlText w:val=""/>
      <w:lvlJc w:val="left"/>
      <w:pPr>
        <w:ind w:left="4380" w:hanging="360"/>
      </w:pPr>
      <w:rPr>
        <w:rFonts w:ascii="Wingdings" w:hAnsi="Wingdings" w:hint="default"/>
      </w:rPr>
    </w:lvl>
    <w:lvl w:ilvl="6" w:tplc="0C0A0001">
      <w:start w:val="1"/>
      <w:numFmt w:val="bullet"/>
      <w:lvlText w:val=""/>
      <w:lvlJc w:val="left"/>
      <w:pPr>
        <w:ind w:left="5100" w:hanging="360"/>
      </w:pPr>
      <w:rPr>
        <w:rFonts w:ascii="Symbol" w:hAnsi="Symbol" w:hint="default"/>
      </w:rPr>
    </w:lvl>
    <w:lvl w:ilvl="7" w:tplc="0C0A0003">
      <w:start w:val="1"/>
      <w:numFmt w:val="bullet"/>
      <w:lvlText w:val="o"/>
      <w:lvlJc w:val="left"/>
      <w:pPr>
        <w:ind w:left="5820" w:hanging="360"/>
      </w:pPr>
      <w:rPr>
        <w:rFonts w:ascii="Courier New" w:hAnsi="Courier New" w:cs="Courier New" w:hint="default"/>
      </w:rPr>
    </w:lvl>
    <w:lvl w:ilvl="8" w:tplc="0C0A0005">
      <w:start w:val="1"/>
      <w:numFmt w:val="bullet"/>
      <w:lvlText w:val=""/>
      <w:lvlJc w:val="left"/>
      <w:pPr>
        <w:ind w:left="6540" w:hanging="360"/>
      </w:pPr>
      <w:rPr>
        <w:rFonts w:ascii="Wingdings" w:hAnsi="Wingdings" w:hint="default"/>
      </w:rPr>
    </w:lvl>
  </w:abstractNum>
  <w:abstractNum w:abstractNumId="16" w15:restartNumberingAfterBreak="0">
    <w:nsid w:val="2D694EBB"/>
    <w:multiLevelType w:val="multilevel"/>
    <w:tmpl w:val="3B429DB2"/>
    <w:lvl w:ilvl="0">
      <w:start w:val="7"/>
      <w:numFmt w:val="decimal"/>
      <w:lvlText w:val="%1."/>
      <w:lvlJc w:val="left"/>
      <w:pPr>
        <w:ind w:left="720" w:hanging="72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8D4769"/>
    <w:multiLevelType w:val="singleLevel"/>
    <w:tmpl w:val="0C0A000F"/>
    <w:lvl w:ilvl="0">
      <w:start w:val="1"/>
      <w:numFmt w:val="decimal"/>
      <w:lvlText w:val="%1."/>
      <w:lvlJc w:val="left"/>
      <w:pPr>
        <w:tabs>
          <w:tab w:val="num" w:pos="360"/>
        </w:tabs>
        <w:ind w:left="360" w:hanging="360"/>
      </w:pPr>
      <w:rPr>
        <w:rFonts w:hint="default"/>
      </w:rPr>
    </w:lvl>
  </w:abstractNum>
  <w:abstractNum w:abstractNumId="18" w15:restartNumberingAfterBreak="0">
    <w:nsid w:val="2EB51086"/>
    <w:multiLevelType w:val="singleLevel"/>
    <w:tmpl w:val="E30AA8D0"/>
    <w:lvl w:ilvl="0">
      <w:start w:val="1"/>
      <w:numFmt w:val="decimal"/>
      <w:lvlText w:val="%1."/>
      <w:lvlJc w:val="left"/>
      <w:pPr>
        <w:tabs>
          <w:tab w:val="num" w:pos="360"/>
        </w:tabs>
        <w:ind w:left="360" w:hanging="360"/>
      </w:pPr>
      <w:rPr>
        <w:rFonts w:hint="default"/>
      </w:rPr>
    </w:lvl>
  </w:abstractNum>
  <w:abstractNum w:abstractNumId="19" w15:restartNumberingAfterBreak="0">
    <w:nsid w:val="33B55B8F"/>
    <w:multiLevelType w:val="hybridMultilevel"/>
    <w:tmpl w:val="9716AE2C"/>
    <w:lvl w:ilvl="0" w:tplc="4758801A">
      <w:start w:val="1"/>
      <w:numFmt w:val="decimal"/>
      <w:lvlText w:val="%1."/>
      <w:lvlJc w:val="left"/>
      <w:pPr>
        <w:ind w:left="707" w:hanging="360"/>
      </w:pPr>
      <w:rPr>
        <w:b/>
      </w:rPr>
    </w:lvl>
    <w:lvl w:ilvl="1" w:tplc="0C0A0019">
      <w:start w:val="1"/>
      <w:numFmt w:val="lowerLetter"/>
      <w:lvlText w:val="%2."/>
      <w:lvlJc w:val="left"/>
      <w:pPr>
        <w:ind w:left="1427" w:hanging="360"/>
      </w:pPr>
    </w:lvl>
    <w:lvl w:ilvl="2" w:tplc="0C0A001B">
      <w:start w:val="1"/>
      <w:numFmt w:val="lowerRoman"/>
      <w:lvlText w:val="%3."/>
      <w:lvlJc w:val="right"/>
      <w:pPr>
        <w:ind w:left="2147" w:hanging="180"/>
      </w:pPr>
    </w:lvl>
    <w:lvl w:ilvl="3" w:tplc="0C0A000F">
      <w:start w:val="1"/>
      <w:numFmt w:val="decimal"/>
      <w:lvlText w:val="%4."/>
      <w:lvlJc w:val="left"/>
      <w:pPr>
        <w:ind w:left="2867" w:hanging="360"/>
      </w:pPr>
    </w:lvl>
    <w:lvl w:ilvl="4" w:tplc="0C0A0019">
      <w:start w:val="1"/>
      <w:numFmt w:val="lowerLetter"/>
      <w:lvlText w:val="%5."/>
      <w:lvlJc w:val="left"/>
      <w:pPr>
        <w:ind w:left="3587" w:hanging="360"/>
      </w:pPr>
    </w:lvl>
    <w:lvl w:ilvl="5" w:tplc="0C0A001B">
      <w:start w:val="1"/>
      <w:numFmt w:val="lowerRoman"/>
      <w:lvlText w:val="%6."/>
      <w:lvlJc w:val="right"/>
      <w:pPr>
        <w:ind w:left="4307" w:hanging="180"/>
      </w:pPr>
    </w:lvl>
    <w:lvl w:ilvl="6" w:tplc="0C0A000F">
      <w:start w:val="1"/>
      <w:numFmt w:val="decimal"/>
      <w:lvlText w:val="%7."/>
      <w:lvlJc w:val="left"/>
      <w:pPr>
        <w:ind w:left="5027" w:hanging="360"/>
      </w:pPr>
    </w:lvl>
    <w:lvl w:ilvl="7" w:tplc="0C0A0019">
      <w:start w:val="1"/>
      <w:numFmt w:val="lowerLetter"/>
      <w:lvlText w:val="%8."/>
      <w:lvlJc w:val="left"/>
      <w:pPr>
        <w:ind w:left="5747" w:hanging="360"/>
      </w:pPr>
    </w:lvl>
    <w:lvl w:ilvl="8" w:tplc="0C0A001B">
      <w:start w:val="1"/>
      <w:numFmt w:val="lowerRoman"/>
      <w:lvlText w:val="%9."/>
      <w:lvlJc w:val="right"/>
      <w:pPr>
        <w:ind w:left="6467" w:hanging="180"/>
      </w:pPr>
    </w:lvl>
  </w:abstractNum>
  <w:abstractNum w:abstractNumId="20" w15:restartNumberingAfterBreak="0">
    <w:nsid w:val="36D54EA0"/>
    <w:multiLevelType w:val="hybridMultilevel"/>
    <w:tmpl w:val="2D9059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39DB4C06"/>
    <w:multiLevelType w:val="hybridMultilevel"/>
    <w:tmpl w:val="849CCB08"/>
    <w:lvl w:ilvl="0" w:tplc="AD005FE2">
      <w:start w:val="1"/>
      <w:numFmt w:val="bullet"/>
      <w:lvlText w:val=""/>
      <w:lvlJc w:val="left"/>
      <w:pPr>
        <w:tabs>
          <w:tab w:val="num" w:pos="720"/>
        </w:tabs>
        <w:ind w:left="720" w:hanging="360"/>
      </w:pPr>
      <w:rPr>
        <w:rFonts w:ascii="Symbol" w:hAnsi="Symbol" w:hint="default"/>
      </w:rPr>
    </w:lvl>
    <w:lvl w:ilvl="1" w:tplc="CDB8B2B4" w:tentative="1">
      <w:start w:val="1"/>
      <w:numFmt w:val="bullet"/>
      <w:lvlText w:val="o"/>
      <w:lvlJc w:val="left"/>
      <w:pPr>
        <w:tabs>
          <w:tab w:val="num" w:pos="1440"/>
        </w:tabs>
        <w:ind w:left="1440" w:hanging="360"/>
      </w:pPr>
      <w:rPr>
        <w:rFonts w:ascii="Courier New" w:hAnsi="Courier New" w:hint="default"/>
      </w:rPr>
    </w:lvl>
    <w:lvl w:ilvl="2" w:tplc="2C6A679E" w:tentative="1">
      <w:start w:val="1"/>
      <w:numFmt w:val="bullet"/>
      <w:lvlText w:val=""/>
      <w:lvlJc w:val="left"/>
      <w:pPr>
        <w:tabs>
          <w:tab w:val="num" w:pos="2160"/>
        </w:tabs>
        <w:ind w:left="2160" w:hanging="360"/>
      </w:pPr>
      <w:rPr>
        <w:rFonts w:ascii="Wingdings" w:hAnsi="Wingdings" w:hint="default"/>
      </w:rPr>
    </w:lvl>
    <w:lvl w:ilvl="3" w:tplc="8A6E1C22" w:tentative="1">
      <w:start w:val="1"/>
      <w:numFmt w:val="bullet"/>
      <w:lvlText w:val=""/>
      <w:lvlJc w:val="left"/>
      <w:pPr>
        <w:tabs>
          <w:tab w:val="num" w:pos="2880"/>
        </w:tabs>
        <w:ind w:left="2880" w:hanging="360"/>
      </w:pPr>
      <w:rPr>
        <w:rFonts w:ascii="Symbol" w:hAnsi="Symbol" w:hint="default"/>
      </w:rPr>
    </w:lvl>
    <w:lvl w:ilvl="4" w:tplc="97B8DF38" w:tentative="1">
      <w:start w:val="1"/>
      <w:numFmt w:val="bullet"/>
      <w:lvlText w:val="o"/>
      <w:lvlJc w:val="left"/>
      <w:pPr>
        <w:tabs>
          <w:tab w:val="num" w:pos="3600"/>
        </w:tabs>
        <w:ind w:left="3600" w:hanging="360"/>
      </w:pPr>
      <w:rPr>
        <w:rFonts w:ascii="Courier New" w:hAnsi="Courier New" w:hint="default"/>
      </w:rPr>
    </w:lvl>
    <w:lvl w:ilvl="5" w:tplc="E6644468" w:tentative="1">
      <w:start w:val="1"/>
      <w:numFmt w:val="bullet"/>
      <w:lvlText w:val=""/>
      <w:lvlJc w:val="left"/>
      <w:pPr>
        <w:tabs>
          <w:tab w:val="num" w:pos="4320"/>
        </w:tabs>
        <w:ind w:left="4320" w:hanging="360"/>
      </w:pPr>
      <w:rPr>
        <w:rFonts w:ascii="Wingdings" w:hAnsi="Wingdings" w:hint="default"/>
      </w:rPr>
    </w:lvl>
    <w:lvl w:ilvl="6" w:tplc="CE96DB44" w:tentative="1">
      <w:start w:val="1"/>
      <w:numFmt w:val="bullet"/>
      <w:lvlText w:val=""/>
      <w:lvlJc w:val="left"/>
      <w:pPr>
        <w:tabs>
          <w:tab w:val="num" w:pos="5040"/>
        </w:tabs>
        <w:ind w:left="5040" w:hanging="360"/>
      </w:pPr>
      <w:rPr>
        <w:rFonts w:ascii="Symbol" w:hAnsi="Symbol" w:hint="default"/>
      </w:rPr>
    </w:lvl>
    <w:lvl w:ilvl="7" w:tplc="44EA511A" w:tentative="1">
      <w:start w:val="1"/>
      <w:numFmt w:val="bullet"/>
      <w:lvlText w:val="o"/>
      <w:lvlJc w:val="left"/>
      <w:pPr>
        <w:tabs>
          <w:tab w:val="num" w:pos="5760"/>
        </w:tabs>
        <w:ind w:left="5760" w:hanging="360"/>
      </w:pPr>
      <w:rPr>
        <w:rFonts w:ascii="Courier New" w:hAnsi="Courier New" w:hint="default"/>
      </w:rPr>
    </w:lvl>
    <w:lvl w:ilvl="8" w:tplc="D5441CB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AED475A"/>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CE678E6"/>
    <w:multiLevelType w:val="multilevel"/>
    <w:tmpl w:val="A16AF382"/>
    <w:lvl w:ilvl="0">
      <w:start w:val="6"/>
      <w:numFmt w:val="decimal"/>
      <w:lvlText w:val="%1"/>
      <w:lvlJc w:val="left"/>
      <w:pPr>
        <w:tabs>
          <w:tab w:val="num" w:pos="705"/>
        </w:tabs>
        <w:ind w:left="705" w:hanging="705"/>
      </w:pPr>
      <w:rPr>
        <w:rFonts w:hint="default"/>
      </w:rPr>
    </w:lvl>
    <w:lvl w:ilvl="1">
      <w:start w:val="1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DDA0EF9"/>
    <w:multiLevelType w:val="multilevel"/>
    <w:tmpl w:val="3D1E35FA"/>
    <w:lvl w:ilvl="0">
      <w:start w:val="6"/>
      <w:numFmt w:val="decimal"/>
      <w:lvlText w:val="%1"/>
      <w:lvlJc w:val="left"/>
      <w:pPr>
        <w:ind w:left="360" w:hanging="360"/>
      </w:pPr>
    </w:lvl>
    <w:lvl w:ilvl="1">
      <w:start w:val="2"/>
      <w:numFmt w:val="decimal"/>
      <w:lvlText w:val="%1.%2"/>
      <w:lvlJc w:val="left"/>
      <w:pPr>
        <w:ind w:left="1067" w:hanging="360"/>
      </w:pPr>
    </w:lvl>
    <w:lvl w:ilvl="2">
      <w:start w:val="1"/>
      <w:numFmt w:val="decimal"/>
      <w:lvlText w:val="%1.%2.%3"/>
      <w:lvlJc w:val="left"/>
      <w:pPr>
        <w:ind w:left="2134" w:hanging="720"/>
      </w:pPr>
    </w:lvl>
    <w:lvl w:ilvl="3">
      <w:start w:val="1"/>
      <w:numFmt w:val="decimal"/>
      <w:lvlText w:val="%1.%2.%3.%4"/>
      <w:lvlJc w:val="left"/>
      <w:pPr>
        <w:ind w:left="3201" w:hanging="1080"/>
      </w:pPr>
    </w:lvl>
    <w:lvl w:ilvl="4">
      <w:start w:val="1"/>
      <w:numFmt w:val="decimal"/>
      <w:lvlText w:val="%1.%2.%3.%4.%5"/>
      <w:lvlJc w:val="left"/>
      <w:pPr>
        <w:ind w:left="3908" w:hanging="1080"/>
      </w:pPr>
    </w:lvl>
    <w:lvl w:ilvl="5">
      <w:start w:val="1"/>
      <w:numFmt w:val="decimal"/>
      <w:lvlText w:val="%1.%2.%3.%4.%5.%6"/>
      <w:lvlJc w:val="left"/>
      <w:pPr>
        <w:ind w:left="4975" w:hanging="1440"/>
      </w:pPr>
    </w:lvl>
    <w:lvl w:ilvl="6">
      <w:start w:val="1"/>
      <w:numFmt w:val="decimal"/>
      <w:lvlText w:val="%1.%2.%3.%4.%5.%6.%7"/>
      <w:lvlJc w:val="left"/>
      <w:pPr>
        <w:ind w:left="5682" w:hanging="1440"/>
      </w:pPr>
    </w:lvl>
    <w:lvl w:ilvl="7">
      <w:start w:val="1"/>
      <w:numFmt w:val="decimal"/>
      <w:lvlText w:val="%1.%2.%3.%4.%5.%6.%7.%8"/>
      <w:lvlJc w:val="left"/>
      <w:pPr>
        <w:ind w:left="6749" w:hanging="1800"/>
      </w:pPr>
    </w:lvl>
    <w:lvl w:ilvl="8">
      <w:start w:val="1"/>
      <w:numFmt w:val="decimal"/>
      <w:lvlText w:val="%1.%2.%3.%4.%5.%6.%7.%8.%9"/>
      <w:lvlJc w:val="left"/>
      <w:pPr>
        <w:ind w:left="7456" w:hanging="1800"/>
      </w:pPr>
    </w:lvl>
  </w:abstractNum>
  <w:abstractNum w:abstractNumId="25" w15:restartNumberingAfterBreak="0">
    <w:nsid w:val="45342762"/>
    <w:multiLevelType w:val="singleLevel"/>
    <w:tmpl w:val="16867E4C"/>
    <w:lvl w:ilvl="0">
      <w:start w:val="1"/>
      <w:numFmt w:val="decimal"/>
      <w:lvlText w:val="%1."/>
      <w:lvlJc w:val="left"/>
      <w:pPr>
        <w:tabs>
          <w:tab w:val="num" w:pos="675"/>
        </w:tabs>
        <w:ind w:left="675" w:hanging="675"/>
      </w:pPr>
      <w:rPr>
        <w:rFonts w:hint="default"/>
      </w:rPr>
    </w:lvl>
  </w:abstractNum>
  <w:abstractNum w:abstractNumId="26" w15:restartNumberingAfterBreak="0">
    <w:nsid w:val="4536772E"/>
    <w:multiLevelType w:val="singleLevel"/>
    <w:tmpl w:val="0C0A000F"/>
    <w:lvl w:ilvl="0">
      <w:start w:val="1"/>
      <w:numFmt w:val="decimal"/>
      <w:lvlText w:val="%1."/>
      <w:lvlJc w:val="left"/>
      <w:pPr>
        <w:tabs>
          <w:tab w:val="num" w:pos="360"/>
        </w:tabs>
        <w:ind w:left="360" w:hanging="360"/>
      </w:pPr>
    </w:lvl>
  </w:abstractNum>
  <w:abstractNum w:abstractNumId="27" w15:restartNumberingAfterBreak="0">
    <w:nsid w:val="454644EE"/>
    <w:multiLevelType w:val="hybridMultilevel"/>
    <w:tmpl w:val="C9A2C042"/>
    <w:lvl w:ilvl="0" w:tplc="51EC425E">
      <w:start w:val="5"/>
      <w:numFmt w:val="decimal"/>
      <w:lvlText w:val="%1.1"/>
      <w:lvlJc w:val="left"/>
      <w:pPr>
        <w:ind w:left="707" w:hanging="360"/>
      </w:pPr>
      <w:rPr>
        <w:b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45BB6174"/>
    <w:multiLevelType w:val="hybridMultilevel"/>
    <w:tmpl w:val="B2C48F0A"/>
    <w:lvl w:ilvl="0" w:tplc="2EBEA2E0">
      <w:start w:val="1"/>
      <w:numFmt w:val="bullet"/>
      <w:lvlText w:val=""/>
      <w:lvlJc w:val="left"/>
      <w:pPr>
        <w:tabs>
          <w:tab w:val="num" w:pos="1288"/>
        </w:tabs>
        <w:ind w:left="1288" w:hanging="360"/>
      </w:pPr>
      <w:rPr>
        <w:rFonts w:ascii="Symbol" w:hAnsi="Symbol" w:hint="default"/>
      </w:rPr>
    </w:lvl>
    <w:lvl w:ilvl="1" w:tplc="D696ED40" w:tentative="1">
      <w:start w:val="1"/>
      <w:numFmt w:val="bullet"/>
      <w:lvlText w:val="o"/>
      <w:lvlJc w:val="left"/>
      <w:pPr>
        <w:tabs>
          <w:tab w:val="num" w:pos="2008"/>
        </w:tabs>
        <w:ind w:left="2008" w:hanging="360"/>
      </w:pPr>
      <w:rPr>
        <w:rFonts w:ascii="Courier New" w:hAnsi="Courier New" w:hint="default"/>
      </w:rPr>
    </w:lvl>
    <w:lvl w:ilvl="2" w:tplc="5EFA37B0" w:tentative="1">
      <w:start w:val="1"/>
      <w:numFmt w:val="bullet"/>
      <w:lvlText w:val=""/>
      <w:lvlJc w:val="left"/>
      <w:pPr>
        <w:tabs>
          <w:tab w:val="num" w:pos="2728"/>
        </w:tabs>
        <w:ind w:left="2728" w:hanging="360"/>
      </w:pPr>
      <w:rPr>
        <w:rFonts w:ascii="Wingdings" w:hAnsi="Wingdings" w:hint="default"/>
      </w:rPr>
    </w:lvl>
    <w:lvl w:ilvl="3" w:tplc="C8EE0C5A" w:tentative="1">
      <w:start w:val="1"/>
      <w:numFmt w:val="bullet"/>
      <w:lvlText w:val=""/>
      <w:lvlJc w:val="left"/>
      <w:pPr>
        <w:tabs>
          <w:tab w:val="num" w:pos="3448"/>
        </w:tabs>
        <w:ind w:left="3448" w:hanging="360"/>
      </w:pPr>
      <w:rPr>
        <w:rFonts w:ascii="Symbol" w:hAnsi="Symbol" w:hint="default"/>
      </w:rPr>
    </w:lvl>
    <w:lvl w:ilvl="4" w:tplc="488A3282" w:tentative="1">
      <w:start w:val="1"/>
      <w:numFmt w:val="bullet"/>
      <w:lvlText w:val="o"/>
      <w:lvlJc w:val="left"/>
      <w:pPr>
        <w:tabs>
          <w:tab w:val="num" w:pos="4168"/>
        </w:tabs>
        <w:ind w:left="4168" w:hanging="360"/>
      </w:pPr>
      <w:rPr>
        <w:rFonts w:ascii="Courier New" w:hAnsi="Courier New" w:hint="default"/>
      </w:rPr>
    </w:lvl>
    <w:lvl w:ilvl="5" w:tplc="052CDA30" w:tentative="1">
      <w:start w:val="1"/>
      <w:numFmt w:val="bullet"/>
      <w:lvlText w:val=""/>
      <w:lvlJc w:val="left"/>
      <w:pPr>
        <w:tabs>
          <w:tab w:val="num" w:pos="4888"/>
        </w:tabs>
        <w:ind w:left="4888" w:hanging="360"/>
      </w:pPr>
      <w:rPr>
        <w:rFonts w:ascii="Wingdings" w:hAnsi="Wingdings" w:hint="default"/>
      </w:rPr>
    </w:lvl>
    <w:lvl w:ilvl="6" w:tplc="F7B0DE36" w:tentative="1">
      <w:start w:val="1"/>
      <w:numFmt w:val="bullet"/>
      <w:lvlText w:val=""/>
      <w:lvlJc w:val="left"/>
      <w:pPr>
        <w:tabs>
          <w:tab w:val="num" w:pos="5608"/>
        </w:tabs>
        <w:ind w:left="5608" w:hanging="360"/>
      </w:pPr>
      <w:rPr>
        <w:rFonts w:ascii="Symbol" w:hAnsi="Symbol" w:hint="default"/>
      </w:rPr>
    </w:lvl>
    <w:lvl w:ilvl="7" w:tplc="74CE7078" w:tentative="1">
      <w:start w:val="1"/>
      <w:numFmt w:val="bullet"/>
      <w:lvlText w:val="o"/>
      <w:lvlJc w:val="left"/>
      <w:pPr>
        <w:tabs>
          <w:tab w:val="num" w:pos="6328"/>
        </w:tabs>
        <w:ind w:left="6328" w:hanging="360"/>
      </w:pPr>
      <w:rPr>
        <w:rFonts w:ascii="Courier New" w:hAnsi="Courier New" w:hint="default"/>
      </w:rPr>
    </w:lvl>
    <w:lvl w:ilvl="8" w:tplc="2DE61BAC" w:tentative="1">
      <w:start w:val="1"/>
      <w:numFmt w:val="bullet"/>
      <w:lvlText w:val=""/>
      <w:lvlJc w:val="left"/>
      <w:pPr>
        <w:tabs>
          <w:tab w:val="num" w:pos="7048"/>
        </w:tabs>
        <w:ind w:left="7048" w:hanging="360"/>
      </w:pPr>
      <w:rPr>
        <w:rFonts w:ascii="Wingdings" w:hAnsi="Wingdings" w:hint="default"/>
      </w:rPr>
    </w:lvl>
  </w:abstractNum>
  <w:abstractNum w:abstractNumId="29" w15:restartNumberingAfterBreak="0">
    <w:nsid w:val="490B7E8B"/>
    <w:multiLevelType w:val="hybridMultilevel"/>
    <w:tmpl w:val="C9B600E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0" w15:restartNumberingAfterBreak="0">
    <w:nsid w:val="50D66FBF"/>
    <w:multiLevelType w:val="hybridMultilevel"/>
    <w:tmpl w:val="27AA2482"/>
    <w:lvl w:ilvl="0" w:tplc="C3A65480">
      <w:start w:val="7"/>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7E1C39"/>
    <w:multiLevelType w:val="singleLevel"/>
    <w:tmpl w:val="0C0A000F"/>
    <w:lvl w:ilvl="0">
      <w:start w:val="1"/>
      <w:numFmt w:val="decimal"/>
      <w:lvlText w:val="%1."/>
      <w:lvlJc w:val="left"/>
      <w:pPr>
        <w:tabs>
          <w:tab w:val="num" w:pos="360"/>
        </w:tabs>
        <w:ind w:left="360" w:hanging="360"/>
      </w:pPr>
    </w:lvl>
  </w:abstractNum>
  <w:abstractNum w:abstractNumId="32" w15:restartNumberingAfterBreak="0">
    <w:nsid w:val="52D579FD"/>
    <w:multiLevelType w:val="hybridMultilevel"/>
    <w:tmpl w:val="AE103468"/>
    <w:lvl w:ilvl="0" w:tplc="4C582F4C">
      <w:start w:val="5"/>
      <w:numFmt w:val="decimal"/>
      <w:lvlText w:val="%1.2"/>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570527D6"/>
    <w:multiLevelType w:val="hybridMultilevel"/>
    <w:tmpl w:val="13562B72"/>
    <w:lvl w:ilvl="0" w:tplc="A28414A0">
      <w:start w:val="1"/>
      <w:numFmt w:val="bullet"/>
      <w:lvlText w:val=""/>
      <w:lvlJc w:val="left"/>
      <w:pPr>
        <w:tabs>
          <w:tab w:val="num" w:pos="720"/>
        </w:tabs>
        <w:ind w:left="720" w:hanging="360"/>
      </w:pPr>
      <w:rPr>
        <w:rFonts w:ascii="Wingdings" w:hAnsi="Wingdings" w:hint="default"/>
      </w:rPr>
    </w:lvl>
    <w:lvl w:ilvl="1" w:tplc="9BA8054E" w:tentative="1">
      <w:start w:val="1"/>
      <w:numFmt w:val="bullet"/>
      <w:lvlText w:val="o"/>
      <w:lvlJc w:val="left"/>
      <w:pPr>
        <w:tabs>
          <w:tab w:val="num" w:pos="1440"/>
        </w:tabs>
        <w:ind w:left="1440" w:hanging="360"/>
      </w:pPr>
      <w:rPr>
        <w:rFonts w:ascii="Courier New" w:hAnsi="Courier New" w:hint="default"/>
      </w:rPr>
    </w:lvl>
    <w:lvl w:ilvl="2" w:tplc="CC08CE24" w:tentative="1">
      <w:start w:val="1"/>
      <w:numFmt w:val="bullet"/>
      <w:lvlText w:val=""/>
      <w:lvlJc w:val="left"/>
      <w:pPr>
        <w:tabs>
          <w:tab w:val="num" w:pos="2160"/>
        </w:tabs>
        <w:ind w:left="2160" w:hanging="360"/>
      </w:pPr>
      <w:rPr>
        <w:rFonts w:ascii="Wingdings" w:hAnsi="Wingdings" w:hint="default"/>
      </w:rPr>
    </w:lvl>
    <w:lvl w:ilvl="3" w:tplc="ED601AD2" w:tentative="1">
      <w:start w:val="1"/>
      <w:numFmt w:val="bullet"/>
      <w:lvlText w:val=""/>
      <w:lvlJc w:val="left"/>
      <w:pPr>
        <w:tabs>
          <w:tab w:val="num" w:pos="2880"/>
        </w:tabs>
        <w:ind w:left="2880" w:hanging="360"/>
      </w:pPr>
      <w:rPr>
        <w:rFonts w:ascii="Symbol" w:hAnsi="Symbol" w:hint="default"/>
      </w:rPr>
    </w:lvl>
    <w:lvl w:ilvl="4" w:tplc="621E8106" w:tentative="1">
      <w:start w:val="1"/>
      <w:numFmt w:val="bullet"/>
      <w:lvlText w:val="o"/>
      <w:lvlJc w:val="left"/>
      <w:pPr>
        <w:tabs>
          <w:tab w:val="num" w:pos="3600"/>
        </w:tabs>
        <w:ind w:left="3600" w:hanging="360"/>
      </w:pPr>
      <w:rPr>
        <w:rFonts w:ascii="Courier New" w:hAnsi="Courier New" w:hint="default"/>
      </w:rPr>
    </w:lvl>
    <w:lvl w:ilvl="5" w:tplc="547CA674" w:tentative="1">
      <w:start w:val="1"/>
      <w:numFmt w:val="bullet"/>
      <w:lvlText w:val=""/>
      <w:lvlJc w:val="left"/>
      <w:pPr>
        <w:tabs>
          <w:tab w:val="num" w:pos="4320"/>
        </w:tabs>
        <w:ind w:left="4320" w:hanging="360"/>
      </w:pPr>
      <w:rPr>
        <w:rFonts w:ascii="Wingdings" w:hAnsi="Wingdings" w:hint="default"/>
      </w:rPr>
    </w:lvl>
    <w:lvl w:ilvl="6" w:tplc="6340F85C" w:tentative="1">
      <w:start w:val="1"/>
      <w:numFmt w:val="bullet"/>
      <w:lvlText w:val=""/>
      <w:lvlJc w:val="left"/>
      <w:pPr>
        <w:tabs>
          <w:tab w:val="num" w:pos="5040"/>
        </w:tabs>
        <w:ind w:left="5040" w:hanging="360"/>
      </w:pPr>
      <w:rPr>
        <w:rFonts w:ascii="Symbol" w:hAnsi="Symbol" w:hint="default"/>
      </w:rPr>
    </w:lvl>
    <w:lvl w:ilvl="7" w:tplc="A0FA2896" w:tentative="1">
      <w:start w:val="1"/>
      <w:numFmt w:val="bullet"/>
      <w:lvlText w:val="o"/>
      <w:lvlJc w:val="left"/>
      <w:pPr>
        <w:tabs>
          <w:tab w:val="num" w:pos="5760"/>
        </w:tabs>
        <w:ind w:left="5760" w:hanging="360"/>
      </w:pPr>
      <w:rPr>
        <w:rFonts w:ascii="Courier New" w:hAnsi="Courier New" w:hint="default"/>
      </w:rPr>
    </w:lvl>
    <w:lvl w:ilvl="8" w:tplc="90020FB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686C65"/>
    <w:multiLevelType w:val="singleLevel"/>
    <w:tmpl w:val="0C0A000F"/>
    <w:lvl w:ilvl="0">
      <w:start w:val="1"/>
      <w:numFmt w:val="decimal"/>
      <w:lvlText w:val="%1."/>
      <w:lvlJc w:val="left"/>
      <w:pPr>
        <w:tabs>
          <w:tab w:val="num" w:pos="360"/>
        </w:tabs>
        <w:ind w:left="360" w:hanging="360"/>
      </w:pPr>
    </w:lvl>
  </w:abstractNum>
  <w:abstractNum w:abstractNumId="35" w15:restartNumberingAfterBreak="0">
    <w:nsid w:val="67957D30"/>
    <w:multiLevelType w:val="singleLevel"/>
    <w:tmpl w:val="0C0A0003"/>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E5752A9"/>
    <w:multiLevelType w:val="hybridMultilevel"/>
    <w:tmpl w:val="DA3CE45C"/>
    <w:lvl w:ilvl="0" w:tplc="1EE83500">
      <w:start w:val="1"/>
      <w:numFmt w:val="bullet"/>
      <w:lvlText w:val=""/>
      <w:lvlJc w:val="left"/>
      <w:pPr>
        <w:tabs>
          <w:tab w:val="num" w:pos="284"/>
        </w:tabs>
        <w:ind w:left="284" w:hanging="284"/>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F629A2"/>
    <w:multiLevelType w:val="hybridMultilevel"/>
    <w:tmpl w:val="AA12F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2959AA"/>
    <w:multiLevelType w:val="hybridMultilevel"/>
    <w:tmpl w:val="45B6ED4E"/>
    <w:lvl w:ilvl="0" w:tplc="6C7C4686">
      <w:start w:val="1"/>
      <w:numFmt w:val="bullet"/>
      <w:lvlText w:val=""/>
      <w:lvlJc w:val="left"/>
      <w:pPr>
        <w:tabs>
          <w:tab w:val="num" w:pos="720"/>
        </w:tabs>
        <w:ind w:left="720" w:hanging="360"/>
      </w:pPr>
      <w:rPr>
        <w:rFonts w:ascii="Symbol" w:hAnsi="Symbol" w:hint="default"/>
      </w:rPr>
    </w:lvl>
    <w:lvl w:ilvl="1" w:tplc="E6F4DED6" w:tentative="1">
      <w:start w:val="1"/>
      <w:numFmt w:val="bullet"/>
      <w:lvlText w:val="o"/>
      <w:lvlJc w:val="left"/>
      <w:pPr>
        <w:tabs>
          <w:tab w:val="num" w:pos="1440"/>
        </w:tabs>
        <w:ind w:left="1440" w:hanging="360"/>
      </w:pPr>
      <w:rPr>
        <w:rFonts w:ascii="Courier New" w:hAnsi="Courier New" w:hint="default"/>
      </w:rPr>
    </w:lvl>
    <w:lvl w:ilvl="2" w:tplc="3A7CFF58" w:tentative="1">
      <w:start w:val="1"/>
      <w:numFmt w:val="bullet"/>
      <w:lvlText w:val=""/>
      <w:lvlJc w:val="left"/>
      <w:pPr>
        <w:tabs>
          <w:tab w:val="num" w:pos="2160"/>
        </w:tabs>
        <w:ind w:left="2160" w:hanging="360"/>
      </w:pPr>
      <w:rPr>
        <w:rFonts w:ascii="Wingdings" w:hAnsi="Wingdings" w:hint="default"/>
      </w:rPr>
    </w:lvl>
    <w:lvl w:ilvl="3" w:tplc="8242C3B4" w:tentative="1">
      <w:start w:val="1"/>
      <w:numFmt w:val="bullet"/>
      <w:lvlText w:val=""/>
      <w:lvlJc w:val="left"/>
      <w:pPr>
        <w:tabs>
          <w:tab w:val="num" w:pos="2880"/>
        </w:tabs>
        <w:ind w:left="2880" w:hanging="360"/>
      </w:pPr>
      <w:rPr>
        <w:rFonts w:ascii="Symbol" w:hAnsi="Symbol" w:hint="default"/>
      </w:rPr>
    </w:lvl>
    <w:lvl w:ilvl="4" w:tplc="6D167D94" w:tentative="1">
      <w:start w:val="1"/>
      <w:numFmt w:val="bullet"/>
      <w:lvlText w:val="o"/>
      <w:lvlJc w:val="left"/>
      <w:pPr>
        <w:tabs>
          <w:tab w:val="num" w:pos="3600"/>
        </w:tabs>
        <w:ind w:left="3600" w:hanging="360"/>
      </w:pPr>
      <w:rPr>
        <w:rFonts w:ascii="Courier New" w:hAnsi="Courier New" w:hint="default"/>
      </w:rPr>
    </w:lvl>
    <w:lvl w:ilvl="5" w:tplc="2CE80DD0" w:tentative="1">
      <w:start w:val="1"/>
      <w:numFmt w:val="bullet"/>
      <w:lvlText w:val=""/>
      <w:lvlJc w:val="left"/>
      <w:pPr>
        <w:tabs>
          <w:tab w:val="num" w:pos="4320"/>
        </w:tabs>
        <w:ind w:left="4320" w:hanging="360"/>
      </w:pPr>
      <w:rPr>
        <w:rFonts w:ascii="Wingdings" w:hAnsi="Wingdings" w:hint="default"/>
      </w:rPr>
    </w:lvl>
    <w:lvl w:ilvl="6" w:tplc="5810B818" w:tentative="1">
      <w:start w:val="1"/>
      <w:numFmt w:val="bullet"/>
      <w:lvlText w:val=""/>
      <w:lvlJc w:val="left"/>
      <w:pPr>
        <w:tabs>
          <w:tab w:val="num" w:pos="5040"/>
        </w:tabs>
        <w:ind w:left="5040" w:hanging="360"/>
      </w:pPr>
      <w:rPr>
        <w:rFonts w:ascii="Symbol" w:hAnsi="Symbol" w:hint="default"/>
      </w:rPr>
    </w:lvl>
    <w:lvl w:ilvl="7" w:tplc="0C9ACB8C" w:tentative="1">
      <w:start w:val="1"/>
      <w:numFmt w:val="bullet"/>
      <w:lvlText w:val="o"/>
      <w:lvlJc w:val="left"/>
      <w:pPr>
        <w:tabs>
          <w:tab w:val="num" w:pos="5760"/>
        </w:tabs>
        <w:ind w:left="5760" w:hanging="360"/>
      </w:pPr>
      <w:rPr>
        <w:rFonts w:ascii="Courier New" w:hAnsi="Courier New" w:hint="default"/>
      </w:rPr>
    </w:lvl>
    <w:lvl w:ilvl="8" w:tplc="599E5BA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1D7215A"/>
    <w:multiLevelType w:val="hybridMultilevel"/>
    <w:tmpl w:val="51B4F436"/>
    <w:lvl w:ilvl="0" w:tplc="9E827CEE">
      <w:start w:val="5"/>
      <w:numFmt w:val="decimal"/>
      <w:lvlText w:val="%1.3"/>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764346B3"/>
    <w:multiLevelType w:val="multilevel"/>
    <w:tmpl w:val="251E3BFE"/>
    <w:lvl w:ilvl="0">
      <w:start w:val="7"/>
      <w:numFmt w:val="decimal"/>
      <w:lvlText w:val="%1"/>
      <w:lvlJc w:val="left"/>
      <w:pPr>
        <w:tabs>
          <w:tab w:val="num" w:pos="705"/>
        </w:tabs>
        <w:ind w:left="705" w:hanging="705"/>
      </w:pPr>
      <w:rPr>
        <w:rFonts w:hint="default"/>
      </w:rPr>
    </w:lvl>
    <w:lvl w:ilvl="1">
      <w:start w:val="6"/>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768C1BCF"/>
    <w:multiLevelType w:val="singleLevel"/>
    <w:tmpl w:val="E30AA8D0"/>
    <w:lvl w:ilvl="0">
      <w:start w:val="1"/>
      <w:numFmt w:val="decimal"/>
      <w:lvlText w:val="%1."/>
      <w:lvlJc w:val="left"/>
      <w:pPr>
        <w:tabs>
          <w:tab w:val="num" w:pos="360"/>
        </w:tabs>
        <w:ind w:left="360" w:hanging="360"/>
      </w:pPr>
      <w:rPr>
        <w:rFonts w:hint="default"/>
      </w:rPr>
    </w:lvl>
  </w:abstractNum>
  <w:abstractNum w:abstractNumId="42" w15:restartNumberingAfterBreak="0">
    <w:nsid w:val="77110DF5"/>
    <w:multiLevelType w:val="hybridMultilevel"/>
    <w:tmpl w:val="4560CD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89D7E9A"/>
    <w:multiLevelType w:val="hybridMultilevel"/>
    <w:tmpl w:val="72CED19A"/>
    <w:lvl w:ilvl="0" w:tplc="F0A47108">
      <w:start w:val="1"/>
      <w:numFmt w:val="bullet"/>
      <w:lvlText w:val=""/>
      <w:lvlJc w:val="left"/>
      <w:pPr>
        <w:tabs>
          <w:tab w:val="num" w:pos="720"/>
        </w:tabs>
        <w:ind w:left="720" w:hanging="360"/>
      </w:pPr>
      <w:rPr>
        <w:rFonts w:ascii="Symbol" w:hAnsi="Symbol" w:hint="default"/>
      </w:rPr>
    </w:lvl>
    <w:lvl w:ilvl="1" w:tplc="A3E29BCE" w:tentative="1">
      <w:start w:val="1"/>
      <w:numFmt w:val="bullet"/>
      <w:lvlText w:val="o"/>
      <w:lvlJc w:val="left"/>
      <w:pPr>
        <w:tabs>
          <w:tab w:val="num" w:pos="1440"/>
        </w:tabs>
        <w:ind w:left="1440" w:hanging="360"/>
      </w:pPr>
      <w:rPr>
        <w:rFonts w:ascii="Courier New" w:hAnsi="Courier New" w:hint="default"/>
      </w:rPr>
    </w:lvl>
    <w:lvl w:ilvl="2" w:tplc="9DDEC442" w:tentative="1">
      <w:start w:val="1"/>
      <w:numFmt w:val="bullet"/>
      <w:lvlText w:val=""/>
      <w:lvlJc w:val="left"/>
      <w:pPr>
        <w:tabs>
          <w:tab w:val="num" w:pos="2160"/>
        </w:tabs>
        <w:ind w:left="2160" w:hanging="360"/>
      </w:pPr>
      <w:rPr>
        <w:rFonts w:ascii="Wingdings" w:hAnsi="Wingdings" w:hint="default"/>
      </w:rPr>
    </w:lvl>
    <w:lvl w:ilvl="3" w:tplc="CD248DDC" w:tentative="1">
      <w:start w:val="1"/>
      <w:numFmt w:val="bullet"/>
      <w:lvlText w:val=""/>
      <w:lvlJc w:val="left"/>
      <w:pPr>
        <w:tabs>
          <w:tab w:val="num" w:pos="2880"/>
        </w:tabs>
        <w:ind w:left="2880" w:hanging="360"/>
      </w:pPr>
      <w:rPr>
        <w:rFonts w:ascii="Symbol" w:hAnsi="Symbol" w:hint="default"/>
      </w:rPr>
    </w:lvl>
    <w:lvl w:ilvl="4" w:tplc="A3741C10" w:tentative="1">
      <w:start w:val="1"/>
      <w:numFmt w:val="bullet"/>
      <w:lvlText w:val="o"/>
      <w:lvlJc w:val="left"/>
      <w:pPr>
        <w:tabs>
          <w:tab w:val="num" w:pos="3600"/>
        </w:tabs>
        <w:ind w:left="3600" w:hanging="360"/>
      </w:pPr>
      <w:rPr>
        <w:rFonts w:ascii="Courier New" w:hAnsi="Courier New" w:hint="default"/>
      </w:rPr>
    </w:lvl>
    <w:lvl w:ilvl="5" w:tplc="F2F0A1FC" w:tentative="1">
      <w:start w:val="1"/>
      <w:numFmt w:val="bullet"/>
      <w:lvlText w:val=""/>
      <w:lvlJc w:val="left"/>
      <w:pPr>
        <w:tabs>
          <w:tab w:val="num" w:pos="4320"/>
        </w:tabs>
        <w:ind w:left="4320" w:hanging="360"/>
      </w:pPr>
      <w:rPr>
        <w:rFonts w:ascii="Wingdings" w:hAnsi="Wingdings" w:hint="default"/>
      </w:rPr>
    </w:lvl>
    <w:lvl w:ilvl="6" w:tplc="E4DA0EA2" w:tentative="1">
      <w:start w:val="1"/>
      <w:numFmt w:val="bullet"/>
      <w:lvlText w:val=""/>
      <w:lvlJc w:val="left"/>
      <w:pPr>
        <w:tabs>
          <w:tab w:val="num" w:pos="5040"/>
        </w:tabs>
        <w:ind w:left="5040" w:hanging="360"/>
      </w:pPr>
      <w:rPr>
        <w:rFonts w:ascii="Symbol" w:hAnsi="Symbol" w:hint="default"/>
      </w:rPr>
    </w:lvl>
    <w:lvl w:ilvl="7" w:tplc="A34E9942" w:tentative="1">
      <w:start w:val="1"/>
      <w:numFmt w:val="bullet"/>
      <w:lvlText w:val="o"/>
      <w:lvlJc w:val="left"/>
      <w:pPr>
        <w:tabs>
          <w:tab w:val="num" w:pos="5760"/>
        </w:tabs>
        <w:ind w:left="5760" w:hanging="360"/>
      </w:pPr>
      <w:rPr>
        <w:rFonts w:ascii="Courier New" w:hAnsi="Courier New" w:hint="default"/>
      </w:rPr>
    </w:lvl>
    <w:lvl w:ilvl="8" w:tplc="1448770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EF01CD5"/>
    <w:multiLevelType w:val="singleLevel"/>
    <w:tmpl w:val="0C0A000F"/>
    <w:lvl w:ilvl="0">
      <w:start w:val="1"/>
      <w:numFmt w:val="decimal"/>
      <w:lvlText w:val="%1."/>
      <w:lvlJc w:val="left"/>
      <w:pPr>
        <w:tabs>
          <w:tab w:val="num" w:pos="360"/>
        </w:tabs>
        <w:ind w:left="360" w:hanging="360"/>
      </w:pPr>
    </w:lvl>
  </w:abstractNum>
  <w:num w:numId="1">
    <w:abstractNumId w:val="1"/>
  </w:num>
  <w:num w:numId="2">
    <w:abstractNumId w:val="44"/>
  </w:num>
  <w:num w:numId="3">
    <w:abstractNumId w:val="35"/>
  </w:num>
  <w:num w:numId="4">
    <w:abstractNumId w:val="34"/>
  </w:num>
  <w:num w:numId="5">
    <w:abstractNumId w:val="26"/>
  </w:num>
  <w:num w:numId="6">
    <w:abstractNumId w:val="7"/>
  </w:num>
  <w:num w:numId="7">
    <w:abstractNumId w:val="22"/>
  </w:num>
  <w:num w:numId="8">
    <w:abstractNumId w:val="6"/>
  </w:num>
  <w:num w:numId="9">
    <w:abstractNumId w:val="17"/>
  </w:num>
  <w:num w:numId="10">
    <w:abstractNumId w:val="25"/>
  </w:num>
  <w:num w:numId="11">
    <w:abstractNumId w:val="12"/>
  </w:num>
  <w:num w:numId="12">
    <w:abstractNumId w:val="41"/>
  </w:num>
  <w:num w:numId="13">
    <w:abstractNumId w:val="5"/>
  </w:num>
  <w:num w:numId="14">
    <w:abstractNumId w:val="0"/>
  </w:num>
  <w:num w:numId="15">
    <w:abstractNumId w:val="18"/>
  </w:num>
  <w:num w:numId="16">
    <w:abstractNumId w:val="9"/>
  </w:num>
  <w:num w:numId="17">
    <w:abstractNumId w:val="31"/>
  </w:num>
  <w:num w:numId="18">
    <w:abstractNumId w:val="14"/>
  </w:num>
  <w:num w:numId="19">
    <w:abstractNumId w:val="28"/>
  </w:num>
  <w:num w:numId="20">
    <w:abstractNumId w:val="13"/>
  </w:num>
  <w:num w:numId="21">
    <w:abstractNumId w:val="38"/>
  </w:num>
  <w:num w:numId="22">
    <w:abstractNumId w:val="21"/>
  </w:num>
  <w:num w:numId="23">
    <w:abstractNumId w:val="8"/>
  </w:num>
  <w:num w:numId="24">
    <w:abstractNumId w:val="2"/>
  </w:num>
  <w:num w:numId="25">
    <w:abstractNumId w:val="43"/>
  </w:num>
  <w:num w:numId="26">
    <w:abstractNumId w:val="33"/>
  </w:num>
  <w:num w:numId="27">
    <w:abstractNumId w:val="36"/>
  </w:num>
  <w:num w:numId="28">
    <w:abstractNumId w:val="3"/>
  </w:num>
  <w:num w:numId="29">
    <w:abstractNumId w:val="4"/>
  </w:num>
  <w:num w:numId="30">
    <w:abstractNumId w:val="23"/>
  </w:num>
  <w:num w:numId="3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10"/>
  </w:num>
  <w:num w:numId="34">
    <w:abstractNumId w:val="29"/>
  </w:num>
  <w:num w:numId="35">
    <w:abstractNumId w:val="42"/>
  </w:num>
  <w:num w:numId="36">
    <w:abstractNumId w:val="20"/>
  </w:num>
  <w:num w:numId="37">
    <w:abstractNumId w:val="37"/>
  </w:num>
  <w:num w:numId="38">
    <w:abstractNumId w:val="11"/>
  </w:num>
  <w:num w:numId="39">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E9F"/>
    <w:rsid w:val="00010157"/>
    <w:rsid w:val="00016D47"/>
    <w:rsid w:val="00016E1A"/>
    <w:rsid w:val="00020EF5"/>
    <w:rsid w:val="00022023"/>
    <w:rsid w:val="00022D89"/>
    <w:rsid w:val="00037FA6"/>
    <w:rsid w:val="000452B9"/>
    <w:rsid w:val="00054BC7"/>
    <w:rsid w:val="00060A6A"/>
    <w:rsid w:val="00071D09"/>
    <w:rsid w:val="00074930"/>
    <w:rsid w:val="000752DC"/>
    <w:rsid w:val="000767C7"/>
    <w:rsid w:val="00081B05"/>
    <w:rsid w:val="0008600A"/>
    <w:rsid w:val="00090BC3"/>
    <w:rsid w:val="0009192E"/>
    <w:rsid w:val="00097A18"/>
    <w:rsid w:val="000A15FB"/>
    <w:rsid w:val="000A36A2"/>
    <w:rsid w:val="000A5871"/>
    <w:rsid w:val="000B12AF"/>
    <w:rsid w:val="000B18CD"/>
    <w:rsid w:val="000B1A89"/>
    <w:rsid w:val="000C0886"/>
    <w:rsid w:val="000C3E76"/>
    <w:rsid w:val="000D185D"/>
    <w:rsid w:val="000D342C"/>
    <w:rsid w:val="000D3DB8"/>
    <w:rsid w:val="000D5549"/>
    <w:rsid w:val="000E1303"/>
    <w:rsid w:val="000F38BC"/>
    <w:rsid w:val="000F42E2"/>
    <w:rsid w:val="001014FC"/>
    <w:rsid w:val="00111768"/>
    <w:rsid w:val="00114AA3"/>
    <w:rsid w:val="0012200B"/>
    <w:rsid w:val="00125533"/>
    <w:rsid w:val="00134A3C"/>
    <w:rsid w:val="00136785"/>
    <w:rsid w:val="00160C27"/>
    <w:rsid w:val="001629A2"/>
    <w:rsid w:val="00162B9B"/>
    <w:rsid w:val="00162DD6"/>
    <w:rsid w:val="00171F26"/>
    <w:rsid w:val="00190A87"/>
    <w:rsid w:val="001974CC"/>
    <w:rsid w:val="001A034C"/>
    <w:rsid w:val="001A4CE2"/>
    <w:rsid w:val="001B3AAD"/>
    <w:rsid w:val="001B4F8D"/>
    <w:rsid w:val="001B5406"/>
    <w:rsid w:val="001E0E98"/>
    <w:rsid w:val="001E1918"/>
    <w:rsid w:val="001E3FC6"/>
    <w:rsid w:val="001E4A33"/>
    <w:rsid w:val="001E7C3C"/>
    <w:rsid w:val="001F02C3"/>
    <w:rsid w:val="001F0418"/>
    <w:rsid w:val="00200012"/>
    <w:rsid w:val="00200F55"/>
    <w:rsid w:val="002064DC"/>
    <w:rsid w:val="002173C1"/>
    <w:rsid w:val="00221CB3"/>
    <w:rsid w:val="00227663"/>
    <w:rsid w:val="002309F2"/>
    <w:rsid w:val="002343D6"/>
    <w:rsid w:val="00237410"/>
    <w:rsid w:val="0024024F"/>
    <w:rsid w:val="0024111B"/>
    <w:rsid w:val="00252506"/>
    <w:rsid w:val="0026026C"/>
    <w:rsid w:val="00260C1D"/>
    <w:rsid w:val="00260D5C"/>
    <w:rsid w:val="00266191"/>
    <w:rsid w:val="00270CAB"/>
    <w:rsid w:val="00271F09"/>
    <w:rsid w:val="0027464C"/>
    <w:rsid w:val="00275D06"/>
    <w:rsid w:val="00293C6D"/>
    <w:rsid w:val="00296CB9"/>
    <w:rsid w:val="002B0240"/>
    <w:rsid w:val="002D4348"/>
    <w:rsid w:val="002D452D"/>
    <w:rsid w:val="002D5134"/>
    <w:rsid w:val="002D6CA3"/>
    <w:rsid w:val="002E005A"/>
    <w:rsid w:val="002E02E6"/>
    <w:rsid w:val="002E082A"/>
    <w:rsid w:val="002E58D8"/>
    <w:rsid w:val="002E5FD8"/>
    <w:rsid w:val="002F0C9B"/>
    <w:rsid w:val="002F4107"/>
    <w:rsid w:val="002F604C"/>
    <w:rsid w:val="00303559"/>
    <w:rsid w:val="0030360A"/>
    <w:rsid w:val="00305CE6"/>
    <w:rsid w:val="00310E3D"/>
    <w:rsid w:val="00311053"/>
    <w:rsid w:val="00311DF0"/>
    <w:rsid w:val="003128A9"/>
    <w:rsid w:val="00332EC1"/>
    <w:rsid w:val="00334820"/>
    <w:rsid w:val="0034002F"/>
    <w:rsid w:val="003467E4"/>
    <w:rsid w:val="00347A44"/>
    <w:rsid w:val="00354464"/>
    <w:rsid w:val="0035581B"/>
    <w:rsid w:val="003638D1"/>
    <w:rsid w:val="00363D05"/>
    <w:rsid w:val="0036659D"/>
    <w:rsid w:val="00366772"/>
    <w:rsid w:val="0036732B"/>
    <w:rsid w:val="00370731"/>
    <w:rsid w:val="003735DE"/>
    <w:rsid w:val="00375421"/>
    <w:rsid w:val="003900DB"/>
    <w:rsid w:val="003916BC"/>
    <w:rsid w:val="00397494"/>
    <w:rsid w:val="003A220D"/>
    <w:rsid w:val="003E0F74"/>
    <w:rsid w:val="003E3265"/>
    <w:rsid w:val="003E74F4"/>
    <w:rsid w:val="003E794D"/>
    <w:rsid w:val="003F55B1"/>
    <w:rsid w:val="00404488"/>
    <w:rsid w:val="0041002D"/>
    <w:rsid w:val="00422E69"/>
    <w:rsid w:val="004333B6"/>
    <w:rsid w:val="004343E8"/>
    <w:rsid w:val="00436696"/>
    <w:rsid w:val="0043731B"/>
    <w:rsid w:val="004447B7"/>
    <w:rsid w:val="00446B26"/>
    <w:rsid w:val="00450291"/>
    <w:rsid w:val="00451D6C"/>
    <w:rsid w:val="004543D1"/>
    <w:rsid w:val="00463D9F"/>
    <w:rsid w:val="004836A7"/>
    <w:rsid w:val="004857B8"/>
    <w:rsid w:val="004A1072"/>
    <w:rsid w:val="004A12CF"/>
    <w:rsid w:val="004B1F1D"/>
    <w:rsid w:val="004B32F5"/>
    <w:rsid w:val="004B71D4"/>
    <w:rsid w:val="004C640E"/>
    <w:rsid w:val="004D429A"/>
    <w:rsid w:val="004E1D42"/>
    <w:rsid w:val="004E1DBD"/>
    <w:rsid w:val="004E273C"/>
    <w:rsid w:val="0050172F"/>
    <w:rsid w:val="00512DA5"/>
    <w:rsid w:val="005260E7"/>
    <w:rsid w:val="005424DC"/>
    <w:rsid w:val="00551EBC"/>
    <w:rsid w:val="00556580"/>
    <w:rsid w:val="00566C22"/>
    <w:rsid w:val="00573B56"/>
    <w:rsid w:val="00586434"/>
    <w:rsid w:val="00596E9F"/>
    <w:rsid w:val="005A1733"/>
    <w:rsid w:val="005A4274"/>
    <w:rsid w:val="005A74E6"/>
    <w:rsid w:val="005B4986"/>
    <w:rsid w:val="005C198A"/>
    <w:rsid w:val="005C547B"/>
    <w:rsid w:val="005C552B"/>
    <w:rsid w:val="005C5E86"/>
    <w:rsid w:val="005D020D"/>
    <w:rsid w:val="005D0B0E"/>
    <w:rsid w:val="005D1D04"/>
    <w:rsid w:val="005D344F"/>
    <w:rsid w:val="005D5B6F"/>
    <w:rsid w:val="005D6177"/>
    <w:rsid w:val="005E5A2B"/>
    <w:rsid w:val="005E74A8"/>
    <w:rsid w:val="006021C2"/>
    <w:rsid w:val="006072C9"/>
    <w:rsid w:val="00633583"/>
    <w:rsid w:val="0064465A"/>
    <w:rsid w:val="00647C43"/>
    <w:rsid w:val="006516CB"/>
    <w:rsid w:val="00654818"/>
    <w:rsid w:val="006638F7"/>
    <w:rsid w:val="0066434F"/>
    <w:rsid w:val="0066485E"/>
    <w:rsid w:val="00666411"/>
    <w:rsid w:val="00677256"/>
    <w:rsid w:val="00677367"/>
    <w:rsid w:val="00680B92"/>
    <w:rsid w:val="00680C63"/>
    <w:rsid w:val="00682345"/>
    <w:rsid w:val="006839DE"/>
    <w:rsid w:val="00685E14"/>
    <w:rsid w:val="00697D54"/>
    <w:rsid w:val="006C07FC"/>
    <w:rsid w:val="006F02AA"/>
    <w:rsid w:val="00710E01"/>
    <w:rsid w:val="00715176"/>
    <w:rsid w:val="00721643"/>
    <w:rsid w:val="00723C72"/>
    <w:rsid w:val="00733364"/>
    <w:rsid w:val="00735390"/>
    <w:rsid w:val="00744572"/>
    <w:rsid w:val="00746098"/>
    <w:rsid w:val="00755B45"/>
    <w:rsid w:val="007574D2"/>
    <w:rsid w:val="007603C0"/>
    <w:rsid w:val="00761CC8"/>
    <w:rsid w:val="0076698D"/>
    <w:rsid w:val="0077218A"/>
    <w:rsid w:val="007721E5"/>
    <w:rsid w:val="007730F3"/>
    <w:rsid w:val="007748CB"/>
    <w:rsid w:val="00775157"/>
    <w:rsid w:val="00791234"/>
    <w:rsid w:val="007A5CBC"/>
    <w:rsid w:val="007B12B7"/>
    <w:rsid w:val="007B19CA"/>
    <w:rsid w:val="007C6CDA"/>
    <w:rsid w:val="007D1BB1"/>
    <w:rsid w:val="007D6CDA"/>
    <w:rsid w:val="007E02C9"/>
    <w:rsid w:val="007E0E04"/>
    <w:rsid w:val="007E1238"/>
    <w:rsid w:val="007E267E"/>
    <w:rsid w:val="007E5A80"/>
    <w:rsid w:val="007F1026"/>
    <w:rsid w:val="007F1788"/>
    <w:rsid w:val="008223BA"/>
    <w:rsid w:val="00822D8A"/>
    <w:rsid w:val="008239B0"/>
    <w:rsid w:val="00824817"/>
    <w:rsid w:val="0084493A"/>
    <w:rsid w:val="00845FEC"/>
    <w:rsid w:val="00854680"/>
    <w:rsid w:val="00861A33"/>
    <w:rsid w:val="00861DB9"/>
    <w:rsid w:val="008749CC"/>
    <w:rsid w:val="00876839"/>
    <w:rsid w:val="0088727A"/>
    <w:rsid w:val="00892C6F"/>
    <w:rsid w:val="0089435F"/>
    <w:rsid w:val="0089640A"/>
    <w:rsid w:val="008A44F7"/>
    <w:rsid w:val="008A5BF7"/>
    <w:rsid w:val="008A7FC7"/>
    <w:rsid w:val="008C2A22"/>
    <w:rsid w:val="008D3CAB"/>
    <w:rsid w:val="008D4932"/>
    <w:rsid w:val="008E3332"/>
    <w:rsid w:val="008E53D3"/>
    <w:rsid w:val="008F668A"/>
    <w:rsid w:val="008F78B1"/>
    <w:rsid w:val="008F7F92"/>
    <w:rsid w:val="00901DFC"/>
    <w:rsid w:val="009031DF"/>
    <w:rsid w:val="00905A26"/>
    <w:rsid w:val="00906230"/>
    <w:rsid w:val="00906B92"/>
    <w:rsid w:val="00913747"/>
    <w:rsid w:val="00914F4F"/>
    <w:rsid w:val="00930743"/>
    <w:rsid w:val="009318B0"/>
    <w:rsid w:val="0093284D"/>
    <w:rsid w:val="009379C4"/>
    <w:rsid w:val="009419A0"/>
    <w:rsid w:val="009444AB"/>
    <w:rsid w:val="00944B6F"/>
    <w:rsid w:val="009559A7"/>
    <w:rsid w:val="009660C8"/>
    <w:rsid w:val="00980BDE"/>
    <w:rsid w:val="0098387F"/>
    <w:rsid w:val="00985D50"/>
    <w:rsid w:val="00986EEF"/>
    <w:rsid w:val="009925D4"/>
    <w:rsid w:val="00994374"/>
    <w:rsid w:val="0099764F"/>
    <w:rsid w:val="009A19BE"/>
    <w:rsid w:val="009B27AF"/>
    <w:rsid w:val="009B2BEE"/>
    <w:rsid w:val="009C13D4"/>
    <w:rsid w:val="009C2FBD"/>
    <w:rsid w:val="009C3648"/>
    <w:rsid w:val="009C6335"/>
    <w:rsid w:val="009C7249"/>
    <w:rsid w:val="009D5EF1"/>
    <w:rsid w:val="009D615F"/>
    <w:rsid w:val="009E23BF"/>
    <w:rsid w:val="009E5106"/>
    <w:rsid w:val="009F033C"/>
    <w:rsid w:val="009F1648"/>
    <w:rsid w:val="00A0451D"/>
    <w:rsid w:val="00A05FE9"/>
    <w:rsid w:val="00A16180"/>
    <w:rsid w:val="00A17755"/>
    <w:rsid w:val="00A233EB"/>
    <w:rsid w:val="00A56D89"/>
    <w:rsid w:val="00A57786"/>
    <w:rsid w:val="00A64F2B"/>
    <w:rsid w:val="00A77638"/>
    <w:rsid w:val="00A81ED7"/>
    <w:rsid w:val="00A82968"/>
    <w:rsid w:val="00A85E2A"/>
    <w:rsid w:val="00A92D25"/>
    <w:rsid w:val="00A96411"/>
    <w:rsid w:val="00AA3F63"/>
    <w:rsid w:val="00AB3AD6"/>
    <w:rsid w:val="00AB3E49"/>
    <w:rsid w:val="00AB7778"/>
    <w:rsid w:val="00AB7E59"/>
    <w:rsid w:val="00AE100E"/>
    <w:rsid w:val="00AE3E40"/>
    <w:rsid w:val="00AF135E"/>
    <w:rsid w:val="00B0185C"/>
    <w:rsid w:val="00B07342"/>
    <w:rsid w:val="00B07376"/>
    <w:rsid w:val="00B10C0A"/>
    <w:rsid w:val="00B11C74"/>
    <w:rsid w:val="00B1579F"/>
    <w:rsid w:val="00B21884"/>
    <w:rsid w:val="00B43F7C"/>
    <w:rsid w:val="00B443A2"/>
    <w:rsid w:val="00B5122F"/>
    <w:rsid w:val="00B51B0D"/>
    <w:rsid w:val="00B55FAC"/>
    <w:rsid w:val="00B57BCF"/>
    <w:rsid w:val="00B64B93"/>
    <w:rsid w:val="00B673E7"/>
    <w:rsid w:val="00B70EC0"/>
    <w:rsid w:val="00B72DDE"/>
    <w:rsid w:val="00B73982"/>
    <w:rsid w:val="00B75AB8"/>
    <w:rsid w:val="00B7610E"/>
    <w:rsid w:val="00B80D73"/>
    <w:rsid w:val="00BA48CD"/>
    <w:rsid w:val="00BA4DC7"/>
    <w:rsid w:val="00BB499A"/>
    <w:rsid w:val="00BB557C"/>
    <w:rsid w:val="00BC52E8"/>
    <w:rsid w:val="00BD3433"/>
    <w:rsid w:val="00BD69A1"/>
    <w:rsid w:val="00BD7F50"/>
    <w:rsid w:val="00BE2858"/>
    <w:rsid w:val="00BE3E60"/>
    <w:rsid w:val="00BE4B16"/>
    <w:rsid w:val="00BE6B37"/>
    <w:rsid w:val="00BE7801"/>
    <w:rsid w:val="00BE7A6C"/>
    <w:rsid w:val="00BF53AF"/>
    <w:rsid w:val="00BF79C7"/>
    <w:rsid w:val="00C005B9"/>
    <w:rsid w:val="00C01B33"/>
    <w:rsid w:val="00C05322"/>
    <w:rsid w:val="00C05A11"/>
    <w:rsid w:val="00C06016"/>
    <w:rsid w:val="00C10221"/>
    <w:rsid w:val="00C2033B"/>
    <w:rsid w:val="00C218F1"/>
    <w:rsid w:val="00C31F1E"/>
    <w:rsid w:val="00C60C1C"/>
    <w:rsid w:val="00C63890"/>
    <w:rsid w:val="00C718AB"/>
    <w:rsid w:val="00C72DBD"/>
    <w:rsid w:val="00C83309"/>
    <w:rsid w:val="00C86C00"/>
    <w:rsid w:val="00C87AE9"/>
    <w:rsid w:val="00C95040"/>
    <w:rsid w:val="00CA321E"/>
    <w:rsid w:val="00CA770F"/>
    <w:rsid w:val="00CB1C1D"/>
    <w:rsid w:val="00CB5F74"/>
    <w:rsid w:val="00CC4285"/>
    <w:rsid w:val="00CC7E35"/>
    <w:rsid w:val="00CD6AFE"/>
    <w:rsid w:val="00CF063E"/>
    <w:rsid w:val="00CF0822"/>
    <w:rsid w:val="00CF0BFF"/>
    <w:rsid w:val="00CF58BE"/>
    <w:rsid w:val="00D041D0"/>
    <w:rsid w:val="00D11091"/>
    <w:rsid w:val="00D149BF"/>
    <w:rsid w:val="00D156B8"/>
    <w:rsid w:val="00D40A6A"/>
    <w:rsid w:val="00D40F04"/>
    <w:rsid w:val="00D41421"/>
    <w:rsid w:val="00D421E2"/>
    <w:rsid w:val="00D436F6"/>
    <w:rsid w:val="00D53028"/>
    <w:rsid w:val="00D56A9F"/>
    <w:rsid w:val="00D6211E"/>
    <w:rsid w:val="00D665D4"/>
    <w:rsid w:val="00D8493C"/>
    <w:rsid w:val="00D84E0C"/>
    <w:rsid w:val="00D9465C"/>
    <w:rsid w:val="00DA46BD"/>
    <w:rsid w:val="00DA4DAA"/>
    <w:rsid w:val="00DB71A1"/>
    <w:rsid w:val="00DC168F"/>
    <w:rsid w:val="00DC2613"/>
    <w:rsid w:val="00DD6747"/>
    <w:rsid w:val="00DD6F06"/>
    <w:rsid w:val="00DE14FD"/>
    <w:rsid w:val="00DF37F6"/>
    <w:rsid w:val="00E0109A"/>
    <w:rsid w:val="00E108EF"/>
    <w:rsid w:val="00E168C5"/>
    <w:rsid w:val="00E170BB"/>
    <w:rsid w:val="00E21545"/>
    <w:rsid w:val="00E21E4A"/>
    <w:rsid w:val="00E2300A"/>
    <w:rsid w:val="00E2564D"/>
    <w:rsid w:val="00E31A93"/>
    <w:rsid w:val="00E33F14"/>
    <w:rsid w:val="00E37354"/>
    <w:rsid w:val="00E4050D"/>
    <w:rsid w:val="00E61304"/>
    <w:rsid w:val="00E70C25"/>
    <w:rsid w:val="00E7409D"/>
    <w:rsid w:val="00E75690"/>
    <w:rsid w:val="00E76B26"/>
    <w:rsid w:val="00E84F4F"/>
    <w:rsid w:val="00E9037B"/>
    <w:rsid w:val="00E916A3"/>
    <w:rsid w:val="00EA187B"/>
    <w:rsid w:val="00EA6660"/>
    <w:rsid w:val="00EC3CEA"/>
    <w:rsid w:val="00ED082D"/>
    <w:rsid w:val="00ED0D9E"/>
    <w:rsid w:val="00ED687D"/>
    <w:rsid w:val="00EE00A8"/>
    <w:rsid w:val="00EE7BAB"/>
    <w:rsid w:val="00EF252A"/>
    <w:rsid w:val="00F10F71"/>
    <w:rsid w:val="00F11BB2"/>
    <w:rsid w:val="00F12ECE"/>
    <w:rsid w:val="00F15A77"/>
    <w:rsid w:val="00F25AF5"/>
    <w:rsid w:val="00F30368"/>
    <w:rsid w:val="00F3514F"/>
    <w:rsid w:val="00F401F4"/>
    <w:rsid w:val="00F64BC3"/>
    <w:rsid w:val="00F70B66"/>
    <w:rsid w:val="00F713D3"/>
    <w:rsid w:val="00F73126"/>
    <w:rsid w:val="00F74DD5"/>
    <w:rsid w:val="00F77F66"/>
    <w:rsid w:val="00F83D22"/>
    <w:rsid w:val="00F87351"/>
    <w:rsid w:val="00FB28A6"/>
    <w:rsid w:val="00FB2DE0"/>
    <w:rsid w:val="00FB49FA"/>
    <w:rsid w:val="00FB6B99"/>
    <w:rsid w:val="00FB6C97"/>
    <w:rsid w:val="00FB76AB"/>
    <w:rsid w:val="00FC1069"/>
    <w:rsid w:val="00FC6F77"/>
    <w:rsid w:val="00FD50E5"/>
    <w:rsid w:val="00FD5A3F"/>
    <w:rsid w:val="00FD7F26"/>
    <w:rsid w:val="00FF0652"/>
    <w:rsid w:val="00FF6C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8193"/>
    <o:shapelayout v:ext="edit">
      <o:idmap v:ext="edit" data="1"/>
    </o:shapelayout>
  </w:shapeDefaults>
  <w:decimalSymbol w:val=","/>
  <w:listSeparator w:val=","/>
  <w14:docId w14:val="0ED66B69"/>
  <w15:docId w15:val="{BA89D181-1AAB-4A45-9698-F487BFC36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62B9B"/>
    <w:rPr>
      <w:lang w:val="es-ES" w:eastAsia="es-ES"/>
    </w:rPr>
  </w:style>
  <w:style w:type="paragraph" w:styleId="Ttulo1">
    <w:name w:val="heading 1"/>
    <w:basedOn w:val="Normal"/>
    <w:next w:val="Normal"/>
    <w:qFormat/>
    <w:rsid w:val="00162B9B"/>
    <w:pPr>
      <w:keepNext/>
      <w:outlineLvl w:val="0"/>
    </w:pPr>
    <w:rPr>
      <w:rFonts w:ascii="Arial" w:hAnsi="Arial"/>
      <w:b/>
      <w:sz w:val="24"/>
    </w:rPr>
  </w:style>
  <w:style w:type="paragraph" w:styleId="Ttulo2">
    <w:name w:val="heading 2"/>
    <w:basedOn w:val="Normal"/>
    <w:next w:val="Normal"/>
    <w:qFormat/>
    <w:rsid w:val="00162B9B"/>
    <w:pPr>
      <w:keepNext/>
      <w:outlineLvl w:val="1"/>
    </w:pPr>
    <w:rPr>
      <w:b/>
      <w:sz w:val="22"/>
      <w:lang w:val="es-MX"/>
    </w:rPr>
  </w:style>
  <w:style w:type="paragraph" w:styleId="Ttulo3">
    <w:name w:val="heading 3"/>
    <w:basedOn w:val="Normal"/>
    <w:next w:val="Normal"/>
    <w:qFormat/>
    <w:rsid w:val="00162B9B"/>
    <w:pPr>
      <w:keepNext/>
      <w:outlineLvl w:val="2"/>
    </w:pPr>
    <w:rPr>
      <w:rFonts w:ascii="Arial" w:hAnsi="Arial"/>
      <w:sz w:val="24"/>
    </w:rPr>
  </w:style>
  <w:style w:type="paragraph" w:styleId="Ttulo4">
    <w:name w:val="heading 4"/>
    <w:basedOn w:val="Normal"/>
    <w:next w:val="Normal"/>
    <w:qFormat/>
    <w:rsid w:val="00162B9B"/>
    <w:pPr>
      <w:keepNext/>
      <w:jc w:val="both"/>
      <w:outlineLvl w:val="3"/>
    </w:pPr>
    <w:rPr>
      <w:rFonts w:ascii="Arial" w:hAnsi="Arial"/>
      <w:b/>
      <w:sz w:val="24"/>
    </w:rPr>
  </w:style>
  <w:style w:type="paragraph" w:styleId="Ttulo5">
    <w:name w:val="heading 5"/>
    <w:basedOn w:val="Normal"/>
    <w:next w:val="Normal"/>
    <w:qFormat/>
    <w:rsid w:val="00162B9B"/>
    <w:pPr>
      <w:keepNext/>
      <w:jc w:val="center"/>
      <w:outlineLvl w:val="4"/>
    </w:pPr>
    <w:rPr>
      <w:rFonts w:ascii="Arial" w:hAnsi="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62B9B"/>
    <w:pPr>
      <w:tabs>
        <w:tab w:val="center" w:pos="4252"/>
        <w:tab w:val="right" w:pos="8504"/>
      </w:tabs>
    </w:pPr>
  </w:style>
  <w:style w:type="paragraph" w:styleId="Piedepgina">
    <w:name w:val="footer"/>
    <w:basedOn w:val="Normal"/>
    <w:rsid w:val="00162B9B"/>
    <w:pPr>
      <w:tabs>
        <w:tab w:val="center" w:pos="4252"/>
        <w:tab w:val="right" w:pos="8504"/>
      </w:tabs>
    </w:pPr>
  </w:style>
  <w:style w:type="character" w:styleId="Nmerodepgina">
    <w:name w:val="page number"/>
    <w:basedOn w:val="Fuentedeprrafopredeter"/>
    <w:rsid w:val="00162B9B"/>
  </w:style>
  <w:style w:type="paragraph" w:styleId="Textoindependiente">
    <w:name w:val="Body Text"/>
    <w:basedOn w:val="Normal"/>
    <w:rsid w:val="00162B9B"/>
    <w:pPr>
      <w:jc w:val="both"/>
    </w:pPr>
    <w:rPr>
      <w:rFonts w:ascii="Arial" w:hAnsi="Arial"/>
      <w:sz w:val="24"/>
    </w:rPr>
  </w:style>
  <w:style w:type="paragraph" w:styleId="Textoindependiente2">
    <w:name w:val="Body Text 2"/>
    <w:basedOn w:val="Normal"/>
    <w:rsid w:val="00162B9B"/>
    <w:pPr>
      <w:jc w:val="center"/>
    </w:pPr>
    <w:rPr>
      <w:b/>
      <w:sz w:val="22"/>
      <w:lang w:val="es-MX"/>
    </w:rPr>
  </w:style>
  <w:style w:type="paragraph" w:styleId="Sangradetextonormal">
    <w:name w:val="Body Text Indent"/>
    <w:basedOn w:val="Normal"/>
    <w:rsid w:val="00162B9B"/>
    <w:pPr>
      <w:ind w:left="1125"/>
      <w:jc w:val="both"/>
    </w:pPr>
    <w:rPr>
      <w:rFonts w:ascii="Arial" w:hAnsi="Arial"/>
      <w:b/>
      <w:color w:val="FF0000"/>
      <w:sz w:val="22"/>
    </w:rPr>
  </w:style>
  <w:style w:type="paragraph" w:styleId="Textoindependiente3">
    <w:name w:val="Body Text 3"/>
    <w:basedOn w:val="Normal"/>
    <w:rsid w:val="00162B9B"/>
    <w:pPr>
      <w:jc w:val="both"/>
    </w:pPr>
    <w:rPr>
      <w:rFonts w:ascii="Arial" w:hAnsi="Arial"/>
      <w:b/>
      <w:color w:val="0000FF"/>
      <w:sz w:val="24"/>
    </w:rPr>
  </w:style>
  <w:style w:type="paragraph" w:styleId="Textodeglobo">
    <w:name w:val="Balloon Text"/>
    <w:basedOn w:val="Normal"/>
    <w:semiHidden/>
    <w:rsid w:val="003E3265"/>
    <w:rPr>
      <w:rFonts w:ascii="Tahoma" w:hAnsi="Tahoma" w:cs="Tahoma"/>
      <w:sz w:val="16"/>
      <w:szCs w:val="16"/>
    </w:rPr>
  </w:style>
  <w:style w:type="paragraph" w:styleId="Sangra3detindependiente">
    <w:name w:val="Body Text Indent 3"/>
    <w:basedOn w:val="Normal"/>
    <w:rsid w:val="004343E8"/>
    <w:pPr>
      <w:spacing w:after="120"/>
      <w:ind w:left="283"/>
    </w:pPr>
    <w:rPr>
      <w:sz w:val="16"/>
      <w:szCs w:val="16"/>
    </w:rPr>
  </w:style>
  <w:style w:type="paragraph" w:styleId="Prrafodelista">
    <w:name w:val="List Paragraph"/>
    <w:basedOn w:val="Normal"/>
    <w:uiPriority w:val="34"/>
    <w:qFormat/>
    <w:rsid w:val="007748CB"/>
    <w:pPr>
      <w:ind w:left="720"/>
      <w:contextualSpacing/>
    </w:pPr>
  </w:style>
  <w:style w:type="paragraph" w:styleId="NormalWeb">
    <w:name w:val="Normal (Web)"/>
    <w:basedOn w:val="Normal"/>
    <w:uiPriority w:val="99"/>
    <w:unhideWhenUsed/>
    <w:rsid w:val="00E84F4F"/>
    <w:pPr>
      <w:spacing w:before="100" w:beforeAutospacing="1" w:after="100" w:afterAutospacing="1"/>
    </w:pPr>
    <w:rPr>
      <w:rFonts w:eastAsiaTheme="minorEastAsia"/>
      <w:sz w:val="24"/>
      <w:szCs w:val="24"/>
      <w:lang w:val="es-CO" w:eastAsia="es-CO"/>
    </w:rPr>
  </w:style>
  <w:style w:type="character" w:styleId="Refdecomentario">
    <w:name w:val="annotation reference"/>
    <w:basedOn w:val="Fuentedeprrafopredeter"/>
    <w:rsid w:val="00C10221"/>
    <w:rPr>
      <w:sz w:val="16"/>
      <w:szCs w:val="16"/>
    </w:rPr>
  </w:style>
  <w:style w:type="paragraph" w:styleId="Textocomentario">
    <w:name w:val="annotation text"/>
    <w:basedOn w:val="Normal"/>
    <w:link w:val="TextocomentarioCar"/>
    <w:rsid w:val="00C10221"/>
  </w:style>
  <w:style w:type="character" w:customStyle="1" w:styleId="TextocomentarioCar">
    <w:name w:val="Texto comentario Car"/>
    <w:basedOn w:val="Fuentedeprrafopredeter"/>
    <w:link w:val="Textocomentario"/>
    <w:rsid w:val="00C10221"/>
    <w:rPr>
      <w:lang w:val="es-ES" w:eastAsia="es-ES"/>
    </w:rPr>
  </w:style>
  <w:style w:type="paragraph" w:styleId="Asuntodelcomentario">
    <w:name w:val="annotation subject"/>
    <w:basedOn w:val="Textocomentario"/>
    <w:next w:val="Textocomentario"/>
    <w:link w:val="AsuntodelcomentarioCar"/>
    <w:rsid w:val="00C10221"/>
    <w:rPr>
      <w:b/>
      <w:bCs/>
    </w:rPr>
  </w:style>
  <w:style w:type="character" w:customStyle="1" w:styleId="AsuntodelcomentarioCar">
    <w:name w:val="Asunto del comentario Car"/>
    <w:basedOn w:val="TextocomentarioCar"/>
    <w:link w:val="Asuntodelcomentario"/>
    <w:rsid w:val="00C10221"/>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37570">
      <w:bodyDiv w:val="1"/>
      <w:marLeft w:val="0"/>
      <w:marRight w:val="0"/>
      <w:marTop w:val="0"/>
      <w:marBottom w:val="0"/>
      <w:divBdr>
        <w:top w:val="none" w:sz="0" w:space="0" w:color="auto"/>
        <w:left w:val="none" w:sz="0" w:space="0" w:color="auto"/>
        <w:bottom w:val="none" w:sz="0" w:space="0" w:color="auto"/>
        <w:right w:val="none" w:sz="0" w:space="0" w:color="auto"/>
      </w:divBdr>
      <w:divsChild>
        <w:div w:id="1209143421">
          <w:marLeft w:val="0"/>
          <w:marRight w:val="0"/>
          <w:marTop w:val="0"/>
          <w:marBottom w:val="0"/>
          <w:divBdr>
            <w:top w:val="none" w:sz="0" w:space="0" w:color="auto"/>
            <w:left w:val="none" w:sz="0" w:space="0" w:color="auto"/>
            <w:bottom w:val="none" w:sz="0" w:space="0" w:color="auto"/>
            <w:right w:val="none" w:sz="0" w:space="0" w:color="auto"/>
          </w:divBdr>
        </w:div>
      </w:divsChild>
    </w:div>
    <w:div w:id="624235099">
      <w:bodyDiv w:val="1"/>
      <w:marLeft w:val="0"/>
      <w:marRight w:val="0"/>
      <w:marTop w:val="0"/>
      <w:marBottom w:val="0"/>
      <w:divBdr>
        <w:top w:val="none" w:sz="0" w:space="0" w:color="auto"/>
        <w:left w:val="none" w:sz="0" w:space="0" w:color="auto"/>
        <w:bottom w:val="none" w:sz="0" w:space="0" w:color="auto"/>
        <w:right w:val="none" w:sz="0" w:space="0" w:color="auto"/>
      </w:divBdr>
      <w:divsChild>
        <w:div w:id="384566897">
          <w:marLeft w:val="0"/>
          <w:marRight w:val="0"/>
          <w:marTop w:val="0"/>
          <w:marBottom w:val="0"/>
          <w:divBdr>
            <w:top w:val="none" w:sz="0" w:space="0" w:color="auto"/>
            <w:left w:val="none" w:sz="0" w:space="0" w:color="auto"/>
            <w:bottom w:val="none" w:sz="0" w:space="0" w:color="auto"/>
            <w:right w:val="none" w:sz="0" w:space="0" w:color="auto"/>
          </w:divBdr>
        </w:div>
      </w:divsChild>
    </w:div>
    <w:div w:id="1254123409">
      <w:bodyDiv w:val="1"/>
      <w:marLeft w:val="0"/>
      <w:marRight w:val="0"/>
      <w:marTop w:val="0"/>
      <w:marBottom w:val="0"/>
      <w:divBdr>
        <w:top w:val="none" w:sz="0" w:space="0" w:color="auto"/>
        <w:left w:val="none" w:sz="0" w:space="0" w:color="auto"/>
        <w:bottom w:val="none" w:sz="0" w:space="0" w:color="auto"/>
        <w:right w:val="none" w:sz="0" w:space="0" w:color="auto"/>
      </w:divBdr>
    </w:div>
    <w:div w:id="1676423004">
      <w:bodyDiv w:val="1"/>
      <w:marLeft w:val="0"/>
      <w:marRight w:val="0"/>
      <w:marTop w:val="0"/>
      <w:marBottom w:val="0"/>
      <w:divBdr>
        <w:top w:val="none" w:sz="0" w:space="0" w:color="auto"/>
        <w:left w:val="none" w:sz="0" w:space="0" w:color="auto"/>
        <w:bottom w:val="none" w:sz="0" w:space="0" w:color="auto"/>
        <w:right w:val="none" w:sz="0" w:space="0" w:color="auto"/>
      </w:divBdr>
    </w:div>
    <w:div w:id="1700082898">
      <w:bodyDiv w:val="1"/>
      <w:marLeft w:val="0"/>
      <w:marRight w:val="0"/>
      <w:marTop w:val="0"/>
      <w:marBottom w:val="0"/>
      <w:divBdr>
        <w:top w:val="none" w:sz="0" w:space="0" w:color="auto"/>
        <w:left w:val="none" w:sz="0" w:space="0" w:color="auto"/>
        <w:bottom w:val="none" w:sz="0" w:space="0" w:color="auto"/>
        <w:right w:val="none" w:sz="0" w:space="0" w:color="auto"/>
      </w:divBdr>
    </w:div>
    <w:div w:id="195186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D19E870A05B743B93628870FF8CA4A" ma:contentTypeVersion="0" ma:contentTypeDescription="Crear nuevo documento." ma:contentTypeScope="" ma:versionID="8ef53d25684135763849ed39fb5e22e3">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461-C2C6-44AE-B614-211D285F5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5ACC7CC-FA87-4BB6-804C-BBA07C85ACF3}">
  <ds:schemaRefs>
    <ds:schemaRef ds:uri="http://schemas.openxmlformats.org/package/2006/metadata/core-properties"/>
    <ds:schemaRef ds:uri="http://purl.org/dc/terms/"/>
    <ds:schemaRef ds:uri="http://purl.org/dc/elements/1.1/"/>
    <ds:schemaRef ds:uri="http://purl.org/dc/dcmitype/"/>
    <ds:schemaRef ds:uri="http://schemas.microsoft.com/office/2006/documentManagement/typ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47F5FCC2-1A04-4103-A2B7-CB2497137B42}">
  <ds:schemaRefs>
    <ds:schemaRef ds:uri="http://schemas.microsoft.com/sharepoint/v3/contenttype/forms"/>
  </ds:schemaRefs>
</ds:datastoreItem>
</file>

<file path=customXml/itemProps4.xml><?xml version="1.0" encoding="utf-8"?>
<ds:datastoreItem xmlns:ds="http://schemas.openxmlformats.org/officeDocument/2006/customXml" ds:itemID="{36421D3D-67E9-4E05-946A-A7E5F6A16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3722</Words>
  <Characters>20475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Objeto:  Establecer la metodología para la lectura y control del sistema electrónico Touch Probe</vt:lpstr>
    </vt:vector>
  </TitlesOfParts>
  <Company>GRUPO HONOR &amp; LAUREL</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Objeto:  Establecer la metodología para la lectura y control del sistema electrónico Touch Probe</dc:title>
  <dc:creator>GRUPO HONOR &amp; LAUREL</dc:creator>
  <cp:lastModifiedBy>Angie Paola Torres Molina</cp:lastModifiedBy>
  <cp:revision>2</cp:revision>
  <cp:lastPrinted>2012-02-23T17:16:00Z</cp:lastPrinted>
  <dcterms:created xsi:type="dcterms:W3CDTF">2016-07-05T20:43:00Z</dcterms:created>
  <dcterms:modified xsi:type="dcterms:W3CDTF">2016-07-05T20:43:00Z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0x01010095D19E870A05B743B93628870FF8CA4A</vt:lpwstr>
  </property>
</Properties>
</file>